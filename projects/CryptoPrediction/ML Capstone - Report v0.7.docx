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171E" w:rsidRPr="0081171E" w:rsidRDefault="0081171E" w:rsidP="0081171E">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rPr>
      </w:pPr>
      <w:r w:rsidRPr="0081171E">
        <w:rPr>
          <w:rFonts w:ascii="Segoe UI" w:eastAsia="Times New Roman" w:hAnsi="Segoe UI" w:cs="Segoe UI"/>
          <w:b/>
          <w:bCs/>
          <w:color w:val="24292E"/>
          <w:kern w:val="36"/>
          <w:sz w:val="48"/>
          <w:szCs w:val="48"/>
        </w:rPr>
        <w:t>Machine Learning Engineer Nanodegree</w:t>
      </w:r>
    </w:p>
    <w:p w:rsidR="0081171E" w:rsidRPr="0081171E" w:rsidRDefault="0081171E" w:rsidP="0081171E">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81171E">
        <w:rPr>
          <w:rFonts w:ascii="Segoe UI" w:eastAsia="Times New Roman" w:hAnsi="Segoe UI" w:cs="Segoe UI"/>
          <w:b/>
          <w:bCs/>
          <w:color w:val="24292E"/>
          <w:sz w:val="36"/>
          <w:szCs w:val="36"/>
        </w:rPr>
        <w:t>Capstone Project</w:t>
      </w:r>
    </w:p>
    <w:p w:rsidR="0081171E" w:rsidRPr="0081171E" w:rsidRDefault="0081171E" w:rsidP="0081171E">
      <w:pPr>
        <w:spacing w:after="240" w:line="240" w:lineRule="auto"/>
        <w:rPr>
          <w:rFonts w:ascii="Segoe UI" w:eastAsia="Times New Roman" w:hAnsi="Segoe UI" w:cs="Segoe UI"/>
          <w:color w:val="24292E"/>
          <w:sz w:val="24"/>
          <w:szCs w:val="24"/>
        </w:rPr>
      </w:pPr>
      <w:del w:id="0" w:author="Moustafa Banbouk" w:date="2018-03-07T21:51:00Z">
        <w:r w:rsidRPr="0081171E" w:rsidDel="009F4632">
          <w:rPr>
            <w:rFonts w:ascii="Segoe UI" w:eastAsia="Times New Roman" w:hAnsi="Segoe UI" w:cs="Segoe UI"/>
            <w:color w:val="24292E"/>
            <w:sz w:val="24"/>
            <w:szCs w:val="24"/>
          </w:rPr>
          <w:delText>Joe Udacity</w:delText>
        </w:r>
      </w:del>
      <w:ins w:id="1" w:author="Moustafa Banbouk" w:date="2018-03-07T21:51:00Z">
        <w:r w:rsidR="009F4632">
          <w:rPr>
            <w:rFonts w:ascii="Segoe UI" w:eastAsia="Times New Roman" w:hAnsi="Segoe UI" w:cs="Segoe UI"/>
            <w:color w:val="24292E"/>
            <w:sz w:val="24"/>
            <w:szCs w:val="24"/>
          </w:rPr>
          <w:t>Moustafa Banbouk</w:t>
        </w:r>
      </w:ins>
      <w:r w:rsidRPr="0081171E">
        <w:rPr>
          <w:rFonts w:ascii="Segoe UI" w:eastAsia="Times New Roman" w:hAnsi="Segoe UI" w:cs="Segoe UI"/>
          <w:color w:val="24292E"/>
          <w:sz w:val="24"/>
          <w:szCs w:val="24"/>
        </w:rPr>
        <w:br/>
      </w:r>
      <w:del w:id="2" w:author="Moustafa Banbouk" w:date="2018-03-07T21:52:00Z">
        <w:r w:rsidRPr="0081171E" w:rsidDel="009F4632">
          <w:rPr>
            <w:rFonts w:ascii="Segoe UI" w:eastAsia="Times New Roman" w:hAnsi="Segoe UI" w:cs="Segoe UI"/>
            <w:color w:val="24292E"/>
            <w:sz w:val="24"/>
            <w:szCs w:val="24"/>
          </w:rPr>
          <w:delText>December 31st, 2050</w:delText>
        </w:r>
      </w:del>
      <w:ins w:id="3" w:author="Moustafa Banbouk" w:date="2018-05-12T13:30:00Z">
        <w:r w:rsidR="00236436">
          <w:rPr>
            <w:rFonts w:ascii="Segoe UI" w:eastAsia="Times New Roman" w:hAnsi="Segoe UI" w:cs="Segoe UI"/>
            <w:color w:val="24292E"/>
            <w:sz w:val="24"/>
            <w:szCs w:val="24"/>
          </w:rPr>
          <w:t>May</w:t>
        </w:r>
      </w:ins>
      <w:ins w:id="4" w:author="Moustafa Banbouk" w:date="2018-03-07T21:52:00Z">
        <w:r w:rsidR="009F4632">
          <w:rPr>
            <w:rFonts w:ascii="Segoe UI" w:eastAsia="Times New Roman" w:hAnsi="Segoe UI" w:cs="Segoe UI"/>
            <w:color w:val="24292E"/>
            <w:sz w:val="24"/>
            <w:szCs w:val="24"/>
          </w:rPr>
          <w:t xml:space="preserve"> </w:t>
        </w:r>
      </w:ins>
      <w:ins w:id="5" w:author="Moustafa Banbouk" w:date="2018-05-12T13:30:00Z">
        <w:r w:rsidR="00236436">
          <w:rPr>
            <w:rFonts w:ascii="Segoe UI" w:eastAsia="Times New Roman" w:hAnsi="Segoe UI" w:cs="Segoe UI"/>
            <w:color w:val="24292E"/>
            <w:sz w:val="24"/>
            <w:szCs w:val="24"/>
          </w:rPr>
          <w:t>1</w:t>
        </w:r>
      </w:ins>
      <w:ins w:id="6" w:author="Moustafa Banbouk" w:date="2018-05-12T13:31:00Z">
        <w:r w:rsidR="00236436">
          <w:rPr>
            <w:rFonts w:ascii="Segoe UI" w:eastAsia="Times New Roman" w:hAnsi="Segoe UI" w:cs="Segoe UI"/>
            <w:color w:val="24292E"/>
            <w:sz w:val="24"/>
            <w:szCs w:val="24"/>
          </w:rPr>
          <w:t>2</w:t>
        </w:r>
      </w:ins>
      <w:ins w:id="7" w:author="Moustafa Banbouk" w:date="2018-04-07T22:31:00Z">
        <w:r w:rsidR="008B7393">
          <w:rPr>
            <w:rFonts w:ascii="Segoe UI" w:eastAsia="Times New Roman" w:hAnsi="Segoe UI" w:cs="Segoe UI"/>
            <w:color w:val="24292E"/>
            <w:sz w:val="24"/>
            <w:szCs w:val="24"/>
          </w:rPr>
          <w:t>th</w:t>
        </w:r>
      </w:ins>
      <w:ins w:id="8" w:author="Moustafa Banbouk" w:date="2018-03-07T21:52:00Z">
        <w:r w:rsidR="009F4632">
          <w:rPr>
            <w:rFonts w:ascii="Segoe UI" w:eastAsia="Times New Roman" w:hAnsi="Segoe UI" w:cs="Segoe UI"/>
            <w:color w:val="24292E"/>
            <w:sz w:val="24"/>
            <w:szCs w:val="24"/>
          </w:rPr>
          <w:t>, 2018</w:t>
        </w:r>
      </w:ins>
    </w:p>
    <w:p w:rsidR="0081171E" w:rsidRPr="0081171E" w:rsidRDefault="0081171E" w:rsidP="0081171E">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81171E">
        <w:rPr>
          <w:rFonts w:ascii="Segoe UI" w:eastAsia="Times New Roman" w:hAnsi="Segoe UI" w:cs="Segoe UI"/>
          <w:b/>
          <w:bCs/>
          <w:color w:val="24292E"/>
          <w:sz w:val="36"/>
          <w:szCs w:val="36"/>
        </w:rPr>
        <w:t>I. Definition</w:t>
      </w:r>
    </w:p>
    <w:p w:rsidR="0081171E" w:rsidRPr="0081171E" w:rsidDel="009F4632" w:rsidRDefault="0081171E" w:rsidP="0081171E">
      <w:pPr>
        <w:spacing w:after="240" w:line="240" w:lineRule="auto"/>
        <w:rPr>
          <w:del w:id="9" w:author="Moustafa Banbouk" w:date="2018-03-07T21:52:00Z"/>
          <w:rFonts w:ascii="Segoe UI" w:eastAsia="Times New Roman" w:hAnsi="Segoe UI" w:cs="Segoe UI"/>
          <w:color w:val="24292E"/>
          <w:sz w:val="24"/>
          <w:szCs w:val="24"/>
        </w:rPr>
      </w:pPr>
      <w:del w:id="10" w:author="Moustafa Banbouk" w:date="2018-03-07T21:52:00Z">
        <w:r w:rsidRPr="0081171E" w:rsidDel="009F4632">
          <w:rPr>
            <w:rFonts w:ascii="Segoe UI" w:eastAsia="Times New Roman" w:hAnsi="Segoe UI" w:cs="Segoe UI"/>
            <w:i/>
            <w:iCs/>
            <w:color w:val="24292E"/>
            <w:sz w:val="24"/>
            <w:szCs w:val="24"/>
          </w:rPr>
          <w:delText>(approx. 1-2 pages)</w:delText>
        </w:r>
      </w:del>
    </w:p>
    <w:p w:rsidR="0081171E" w:rsidRPr="0081171E" w:rsidRDefault="0081171E" w:rsidP="0081171E">
      <w:pPr>
        <w:spacing w:before="360" w:after="240" w:line="240" w:lineRule="auto"/>
        <w:outlineLvl w:val="2"/>
        <w:rPr>
          <w:rFonts w:ascii="Segoe UI" w:eastAsia="Times New Roman" w:hAnsi="Segoe UI" w:cs="Segoe UI"/>
          <w:b/>
          <w:bCs/>
          <w:color w:val="24292E"/>
          <w:sz w:val="30"/>
          <w:szCs w:val="30"/>
        </w:rPr>
      </w:pPr>
      <w:r w:rsidRPr="0081171E">
        <w:rPr>
          <w:rFonts w:ascii="Segoe UI" w:eastAsia="Times New Roman" w:hAnsi="Segoe UI" w:cs="Segoe UI"/>
          <w:b/>
          <w:bCs/>
          <w:color w:val="24292E"/>
          <w:sz w:val="30"/>
          <w:szCs w:val="30"/>
        </w:rPr>
        <w:t>Project Overview</w:t>
      </w:r>
    </w:p>
    <w:p w:rsidR="00E76E8E" w:rsidRDefault="00E76E8E" w:rsidP="00E76E8E">
      <w:pPr>
        <w:spacing w:after="240" w:line="240" w:lineRule="auto"/>
        <w:rPr>
          <w:ins w:id="11" w:author="Moustafa Banbouk" w:date="2018-03-07T21:59:00Z"/>
          <w:rFonts w:ascii="Segoe UI" w:eastAsia="Times New Roman" w:hAnsi="Segoe UI" w:cs="Segoe UI"/>
          <w:color w:val="24292E"/>
          <w:sz w:val="24"/>
          <w:szCs w:val="24"/>
        </w:rPr>
      </w:pPr>
      <w:ins w:id="12" w:author="Moustafa Banbouk" w:date="2018-03-07T21:59:00Z">
        <w:r>
          <w:rPr>
            <w:rFonts w:ascii="Segoe UI" w:eastAsia="Times New Roman" w:hAnsi="Segoe UI" w:cs="Segoe UI"/>
            <w:color w:val="24292E"/>
            <w:sz w:val="24"/>
            <w:szCs w:val="24"/>
          </w:rPr>
          <w:t xml:space="preserve">The scope of this project is to predict the price of Cryptocurrencies, a relatively new type of currency that started in 2008 with Bitcoin. The hype of cryptocurrencies </w:t>
        </w:r>
        <w:proofErr w:type="gramStart"/>
        <w:r>
          <w:rPr>
            <w:rFonts w:ascii="Segoe UI" w:eastAsia="Times New Roman" w:hAnsi="Segoe UI" w:cs="Segoe UI"/>
            <w:color w:val="24292E"/>
            <w:sz w:val="24"/>
            <w:szCs w:val="24"/>
          </w:rPr>
          <w:t>returned back</w:t>
        </w:r>
        <w:proofErr w:type="gramEnd"/>
        <w:r>
          <w:rPr>
            <w:rFonts w:ascii="Segoe UI" w:eastAsia="Times New Roman" w:hAnsi="Segoe UI" w:cs="Segoe UI"/>
            <w:color w:val="24292E"/>
            <w:sz w:val="24"/>
            <w:szCs w:val="24"/>
          </w:rPr>
          <w:t xml:space="preserve"> in 2017 as we witnessed an increase of some cryptocurrencies like bitcoin by more than 2400% </w:t>
        </w:r>
      </w:ins>
      <w:ins w:id="13" w:author="Moustafa Banbouk" w:date="2018-03-07T22:03:00Z">
        <w:r>
          <w:rPr>
            <w:rFonts w:ascii="Segoe UI" w:eastAsia="Times New Roman" w:hAnsi="Segoe UI" w:cs="Segoe UI"/>
            <w:color w:val="24292E"/>
            <w:sz w:val="24"/>
            <w:szCs w:val="24"/>
          </w:rPr>
          <w:t xml:space="preserve">and then a great decrease </w:t>
        </w:r>
      </w:ins>
      <w:ins w:id="14" w:author="Moustafa Banbouk" w:date="2018-03-07T21:59:00Z">
        <w:r>
          <w:rPr>
            <w:rFonts w:ascii="Segoe UI" w:eastAsia="Times New Roman" w:hAnsi="Segoe UI" w:cs="Segoe UI"/>
            <w:color w:val="24292E"/>
            <w:sz w:val="24"/>
            <w:szCs w:val="24"/>
          </w:rPr>
          <w:t>as demonstrated in the following graph.</w:t>
        </w:r>
      </w:ins>
    </w:p>
    <w:p w:rsidR="00E76E8E" w:rsidRDefault="00E76E8E" w:rsidP="00E76E8E">
      <w:pPr>
        <w:spacing w:after="240" w:line="240" w:lineRule="auto"/>
        <w:rPr>
          <w:ins w:id="15" w:author="Moustafa Banbouk" w:date="2018-03-07T21:59:00Z"/>
          <w:rFonts w:ascii="Segoe UI" w:eastAsia="Times New Roman" w:hAnsi="Segoe UI" w:cs="Segoe UI"/>
          <w:color w:val="24292E"/>
          <w:sz w:val="24"/>
          <w:szCs w:val="24"/>
        </w:rPr>
      </w:pPr>
      <w:ins w:id="16" w:author="Moustafa Banbouk" w:date="2018-03-07T22:03:00Z">
        <w:r>
          <w:rPr>
            <w:noProof/>
          </w:rPr>
          <w:drawing>
            <wp:inline distT="0" distB="0" distL="0" distR="0" wp14:anchorId="4805CD07" wp14:editId="23F8D372">
              <wp:extent cx="5486400" cy="30283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3028315"/>
                      </a:xfrm>
                      <a:prstGeom prst="rect">
                        <a:avLst/>
                      </a:prstGeom>
                    </pic:spPr>
                  </pic:pic>
                </a:graphicData>
              </a:graphic>
            </wp:inline>
          </w:drawing>
        </w:r>
      </w:ins>
    </w:p>
    <w:p w:rsidR="00E76E8E" w:rsidRDefault="00E76E8E" w:rsidP="00E76E8E">
      <w:pPr>
        <w:spacing w:after="240" w:line="240" w:lineRule="auto"/>
        <w:rPr>
          <w:ins w:id="17" w:author="Moustafa Banbouk" w:date="2018-04-07T22:32:00Z"/>
          <w:rFonts w:ascii="Segoe UI" w:eastAsia="Times New Roman" w:hAnsi="Segoe UI" w:cs="Segoe UI"/>
          <w:color w:val="24292E"/>
          <w:sz w:val="24"/>
          <w:szCs w:val="24"/>
        </w:rPr>
      </w:pPr>
      <w:ins w:id="18" w:author="Moustafa Banbouk" w:date="2018-03-07T21:59:00Z">
        <w:r>
          <w:rPr>
            <w:rFonts w:ascii="Segoe UI" w:eastAsia="Times New Roman" w:hAnsi="Segoe UI" w:cs="Segoe UI"/>
            <w:color w:val="24292E"/>
            <w:sz w:val="24"/>
            <w:szCs w:val="24"/>
          </w:rPr>
          <w:t xml:space="preserve">Cryptocurrencies belong to a highly vulnerable market that changes on daily basis. The frequency of price change for cryptocurrencies is very high as we are seeing a 30% increase or decrease in one day in some cases. The increase or </w:t>
        </w:r>
        <w:r>
          <w:rPr>
            <w:rFonts w:ascii="Segoe UI" w:eastAsia="Times New Roman" w:hAnsi="Segoe UI" w:cs="Segoe UI"/>
            <w:color w:val="24292E"/>
            <w:sz w:val="24"/>
            <w:szCs w:val="24"/>
          </w:rPr>
          <w:lastRenderedPageBreak/>
          <w:t xml:space="preserve">decrease of cryptocurrencies depend on various parameters including </w:t>
        </w:r>
        <w:proofErr w:type="spellStart"/>
        <w:r>
          <w:rPr>
            <w:rFonts w:ascii="Segoe UI" w:eastAsia="Times New Roman" w:hAnsi="Segoe UI" w:cs="Segoe UI"/>
            <w:color w:val="24292E"/>
            <w:sz w:val="24"/>
            <w:szCs w:val="24"/>
          </w:rPr>
          <w:t>marketcap</w:t>
        </w:r>
        <w:proofErr w:type="spellEnd"/>
        <w:r>
          <w:rPr>
            <w:rFonts w:ascii="Segoe UI" w:eastAsia="Times New Roman" w:hAnsi="Segoe UI" w:cs="Segoe UI"/>
            <w:color w:val="24292E"/>
            <w:sz w:val="24"/>
            <w:szCs w:val="24"/>
          </w:rPr>
          <w:t xml:space="preserve">, liquidity, value proposition, number of coins in circulation but at the end all these factors are influenced by the number of buyers and sellers competing for a </w:t>
        </w:r>
        <w:proofErr w:type="gramStart"/>
        <w:r>
          <w:rPr>
            <w:rFonts w:ascii="Segoe UI" w:eastAsia="Times New Roman" w:hAnsi="Segoe UI" w:cs="Segoe UI"/>
            <w:color w:val="24292E"/>
            <w:sz w:val="24"/>
            <w:szCs w:val="24"/>
          </w:rPr>
          <w:t>particular cryptocurrency</w:t>
        </w:r>
        <w:proofErr w:type="gramEnd"/>
        <w:r>
          <w:rPr>
            <w:rFonts w:ascii="Segoe UI" w:eastAsia="Times New Roman" w:hAnsi="Segoe UI" w:cs="Segoe UI"/>
            <w:color w:val="24292E"/>
            <w:sz w:val="24"/>
            <w:szCs w:val="24"/>
          </w:rPr>
          <w:t xml:space="preserve"> coin. </w:t>
        </w:r>
        <w:proofErr w:type="gramStart"/>
        <w:r>
          <w:rPr>
            <w:rFonts w:ascii="Segoe UI" w:eastAsia="Times New Roman" w:hAnsi="Segoe UI" w:cs="Segoe UI"/>
            <w:color w:val="24292E"/>
            <w:sz w:val="24"/>
            <w:szCs w:val="24"/>
          </w:rPr>
          <w:t>Similar to</w:t>
        </w:r>
        <w:proofErr w:type="gramEnd"/>
        <w:r>
          <w:rPr>
            <w:rFonts w:ascii="Segoe UI" w:eastAsia="Times New Roman" w:hAnsi="Segoe UI" w:cs="Segoe UI"/>
            <w:color w:val="24292E"/>
            <w:sz w:val="24"/>
            <w:szCs w:val="24"/>
          </w:rPr>
          <w:t xml:space="preserve"> stock prices, if we can predict high increase or decrease, we will be able to invest in a smarter manner and optimize our trading strategy. We can run our prediction algorithm on multiple currencies and decide which coins we should, which should we buy and which to keep.</w:t>
        </w:r>
      </w:ins>
    </w:p>
    <w:p w:rsidR="00EA39D8" w:rsidRDefault="00EA39D8" w:rsidP="00E76E8E">
      <w:pPr>
        <w:spacing w:after="240" w:line="240" w:lineRule="auto"/>
        <w:rPr>
          <w:ins w:id="19" w:author="Moustafa Banbouk" w:date="2018-03-07T21:59:00Z"/>
          <w:rFonts w:ascii="Segoe UI" w:eastAsia="Times New Roman" w:hAnsi="Segoe UI" w:cs="Segoe UI"/>
          <w:color w:val="24292E"/>
          <w:sz w:val="24"/>
          <w:szCs w:val="24"/>
        </w:rPr>
      </w:pPr>
      <w:proofErr w:type="gramStart"/>
      <w:ins w:id="20" w:author="Moustafa Banbouk" w:date="2018-04-07T22:32:00Z">
        <w:r>
          <w:rPr>
            <w:rFonts w:ascii="Segoe UI" w:eastAsia="Times New Roman" w:hAnsi="Segoe UI" w:cs="Segoe UI"/>
            <w:color w:val="24292E"/>
            <w:sz w:val="24"/>
            <w:szCs w:val="24"/>
          </w:rPr>
          <w:t>In order to</w:t>
        </w:r>
        <w:proofErr w:type="gramEnd"/>
        <w:r>
          <w:rPr>
            <w:rFonts w:ascii="Segoe UI" w:eastAsia="Times New Roman" w:hAnsi="Segoe UI" w:cs="Segoe UI"/>
            <w:color w:val="24292E"/>
            <w:sz w:val="24"/>
            <w:szCs w:val="24"/>
          </w:rPr>
          <w:t xml:space="preserve"> solve the prediction problem under discussion</w:t>
        </w:r>
      </w:ins>
      <w:ins w:id="21" w:author="Moustafa Banbouk" w:date="2018-04-07T22:33:00Z">
        <w:r>
          <w:rPr>
            <w:rFonts w:ascii="Segoe UI" w:eastAsia="Times New Roman" w:hAnsi="Segoe UI" w:cs="Segoe UI"/>
            <w:color w:val="24292E"/>
            <w:sz w:val="24"/>
            <w:szCs w:val="24"/>
          </w:rPr>
          <w:t xml:space="preserve"> </w:t>
        </w:r>
      </w:ins>
      <w:ins w:id="22" w:author="Moustafa Banbouk" w:date="2018-04-07T22:34:00Z">
        <w:r>
          <w:rPr>
            <w:rFonts w:ascii="Segoe UI" w:eastAsia="Times New Roman" w:hAnsi="Segoe UI" w:cs="Segoe UI"/>
            <w:color w:val="24292E"/>
            <w:sz w:val="24"/>
            <w:szCs w:val="24"/>
          </w:rPr>
          <w:t xml:space="preserve">and since we have the involvement of </w:t>
        </w:r>
      </w:ins>
      <w:ins w:id="23" w:author="Moustafa Banbouk" w:date="2018-04-07T22:35:00Z">
        <w:r>
          <w:rPr>
            <w:rFonts w:ascii="Segoe UI" w:eastAsia="Times New Roman" w:hAnsi="Segoe UI" w:cs="Segoe UI"/>
            <w:color w:val="24292E"/>
            <w:sz w:val="24"/>
            <w:szCs w:val="24"/>
          </w:rPr>
          <w:t>independent variables (historical price of an altcoin) and dependent variable (predicted</w:t>
        </w:r>
      </w:ins>
      <w:ins w:id="24" w:author="Moustafa Banbouk" w:date="2018-04-07T22:36:00Z">
        <w:r>
          <w:rPr>
            <w:rFonts w:ascii="Segoe UI" w:eastAsia="Times New Roman" w:hAnsi="Segoe UI" w:cs="Segoe UI"/>
            <w:color w:val="24292E"/>
            <w:sz w:val="24"/>
            <w:szCs w:val="24"/>
          </w:rPr>
          <w:t xml:space="preserve"> price), we will be using machine learning regression algorithms to predict altcoin prices.</w:t>
        </w:r>
      </w:ins>
      <w:ins w:id="25" w:author="Moustafa Banbouk" w:date="2018-04-07T22:37:00Z">
        <w:r>
          <w:rPr>
            <w:rFonts w:ascii="Segoe UI" w:eastAsia="Times New Roman" w:hAnsi="Segoe UI" w:cs="Segoe UI"/>
            <w:color w:val="24292E"/>
            <w:sz w:val="24"/>
            <w:szCs w:val="24"/>
          </w:rPr>
          <w:t xml:space="preserve"> Historically, regression </w:t>
        </w:r>
      </w:ins>
      <w:ins w:id="26" w:author="Moustafa Banbouk" w:date="2018-04-07T22:43:00Z">
        <w:r w:rsidR="004A264E">
          <w:rPr>
            <w:rFonts w:ascii="Segoe UI" w:eastAsia="Times New Roman" w:hAnsi="Segoe UI" w:cs="Segoe UI"/>
            <w:color w:val="24292E"/>
            <w:sz w:val="24"/>
            <w:szCs w:val="24"/>
          </w:rPr>
          <w:t>started with astronomical observations</w:t>
        </w:r>
      </w:ins>
      <w:ins w:id="27" w:author="Moustafa Banbouk" w:date="2018-04-07T22:44:00Z">
        <w:r w:rsidR="004A264E">
          <w:rPr>
            <w:rFonts w:ascii="Segoe UI" w:eastAsia="Times New Roman" w:hAnsi="Segoe UI" w:cs="Segoe UI"/>
            <w:color w:val="24292E"/>
            <w:sz w:val="24"/>
            <w:szCs w:val="24"/>
          </w:rPr>
          <w:t xml:space="preserve"> to predict orbits</w:t>
        </w:r>
      </w:ins>
      <w:ins w:id="28" w:author="Moustafa Banbouk" w:date="2018-04-07T22:40:00Z">
        <w:r>
          <w:rPr>
            <w:rFonts w:ascii="Segoe UI" w:eastAsia="Times New Roman" w:hAnsi="Segoe UI" w:cs="Segoe UI"/>
            <w:color w:val="24292E"/>
            <w:sz w:val="24"/>
            <w:szCs w:val="24"/>
          </w:rPr>
          <w:t xml:space="preserve"> </w:t>
        </w:r>
      </w:ins>
      <w:ins w:id="29" w:author="Moustafa Banbouk" w:date="2018-04-07T22:44:00Z">
        <w:r w:rsidR="004A264E">
          <w:rPr>
            <w:rFonts w:ascii="Segoe UI" w:eastAsia="Times New Roman" w:hAnsi="Segoe UI" w:cs="Segoe UI"/>
            <w:color w:val="24292E"/>
            <w:sz w:val="24"/>
            <w:szCs w:val="24"/>
          </w:rPr>
          <w:t>of celestial bodies by Legendre and Gauss and since then, we had great progress to increase precision and</w:t>
        </w:r>
      </w:ins>
      <w:ins w:id="30" w:author="Moustafa Banbouk" w:date="2018-04-07T22:45:00Z">
        <w:r w:rsidR="004A264E">
          <w:rPr>
            <w:rFonts w:ascii="Segoe UI" w:eastAsia="Times New Roman" w:hAnsi="Segoe UI" w:cs="Segoe UI"/>
            <w:color w:val="24292E"/>
            <w:sz w:val="24"/>
            <w:szCs w:val="24"/>
          </w:rPr>
          <w:t xml:space="preserve"> efficiency</w:t>
        </w:r>
      </w:ins>
      <w:ins w:id="31" w:author="Moustafa Banbouk" w:date="2018-04-07T22:44:00Z">
        <w:r w:rsidR="004A264E">
          <w:rPr>
            <w:rFonts w:ascii="Segoe UI" w:eastAsia="Times New Roman" w:hAnsi="Segoe UI" w:cs="Segoe UI"/>
            <w:color w:val="24292E"/>
            <w:sz w:val="24"/>
            <w:szCs w:val="24"/>
          </w:rPr>
          <w:t>.</w:t>
        </w:r>
      </w:ins>
    </w:p>
    <w:p w:rsidR="00E76E8E" w:rsidRDefault="00E76E8E" w:rsidP="00E76E8E">
      <w:pPr>
        <w:spacing w:after="240" w:line="240" w:lineRule="auto"/>
        <w:rPr>
          <w:ins w:id="32" w:author="Moustafa Banbouk" w:date="2018-03-07T21:59:00Z"/>
          <w:rFonts w:ascii="Segoe UI" w:eastAsia="Times New Roman" w:hAnsi="Segoe UI" w:cs="Segoe UI"/>
          <w:color w:val="24292E"/>
          <w:sz w:val="24"/>
          <w:szCs w:val="24"/>
        </w:rPr>
      </w:pPr>
      <w:ins w:id="33" w:author="Moustafa Banbouk" w:date="2018-03-07T21:59:00Z">
        <w:r>
          <w:rPr>
            <w:rFonts w:ascii="Segoe UI" w:eastAsia="Times New Roman" w:hAnsi="Segoe UI" w:cs="Segoe UI"/>
            <w:color w:val="24292E"/>
            <w:sz w:val="24"/>
            <w:szCs w:val="24"/>
          </w:rPr>
          <w:t>There are numerous papers written on Cryptocurrency trading, the most famous of which is a reddit post by “</w:t>
        </w:r>
        <w:proofErr w:type="spellStart"/>
        <w:r>
          <w:rPr>
            <w:rFonts w:ascii="Segoe UI" w:eastAsia="Times New Roman" w:hAnsi="Segoe UI" w:cs="Segoe UI"/>
            <w:color w:val="24292E"/>
            <w:sz w:val="24"/>
            <w:szCs w:val="24"/>
          </w:rPr>
          <w:t>joskye</w:t>
        </w:r>
        <w:proofErr w:type="spellEnd"/>
        <w:r>
          <w:rPr>
            <w:rFonts w:ascii="Segoe UI" w:eastAsia="Times New Roman" w:hAnsi="Segoe UI" w:cs="Segoe UI"/>
            <w:color w:val="24292E"/>
            <w:sz w:val="24"/>
            <w:szCs w:val="24"/>
          </w:rPr>
          <w:t>”, a cryptocurrency investor and holder.</w:t>
        </w:r>
      </w:ins>
    </w:p>
    <w:p w:rsidR="00E76E8E" w:rsidRPr="00092554" w:rsidRDefault="00E76E8E" w:rsidP="00E76E8E">
      <w:pPr>
        <w:pStyle w:val="ListParagraph"/>
        <w:numPr>
          <w:ilvl w:val="0"/>
          <w:numId w:val="17"/>
        </w:numPr>
        <w:spacing w:after="240" w:line="240" w:lineRule="auto"/>
        <w:rPr>
          <w:ins w:id="34" w:author="Moustafa Banbouk" w:date="2018-03-07T21:59:00Z"/>
          <w:rFonts w:ascii="Segoe UI" w:eastAsia="Times New Roman" w:hAnsi="Segoe UI" w:cs="Segoe UI"/>
          <w:color w:val="24292E"/>
          <w:sz w:val="16"/>
          <w:szCs w:val="16"/>
        </w:rPr>
      </w:pPr>
      <w:ins w:id="35" w:author="Moustafa Banbouk" w:date="2018-03-07T21:59:00Z">
        <w:r w:rsidRPr="00092554">
          <w:rPr>
            <w:rFonts w:ascii="Segoe UI" w:eastAsia="Times New Roman" w:hAnsi="Segoe UI" w:cs="Segoe UI"/>
            <w:color w:val="24292E"/>
            <w:sz w:val="16"/>
            <w:szCs w:val="16"/>
          </w:rPr>
          <w:t>Title: The Intelligent Investors Guide to Cryptocurrency</w:t>
        </w:r>
      </w:ins>
    </w:p>
    <w:p w:rsidR="00E76E8E" w:rsidRPr="00092554" w:rsidRDefault="00E76E8E" w:rsidP="00E76E8E">
      <w:pPr>
        <w:pStyle w:val="ListParagraph"/>
        <w:numPr>
          <w:ilvl w:val="0"/>
          <w:numId w:val="17"/>
        </w:numPr>
        <w:spacing w:after="240" w:line="240" w:lineRule="auto"/>
        <w:rPr>
          <w:ins w:id="36" w:author="Moustafa Banbouk" w:date="2018-03-07T21:59:00Z"/>
          <w:rFonts w:ascii="Segoe UI" w:eastAsia="Times New Roman" w:hAnsi="Segoe UI" w:cs="Segoe UI"/>
          <w:color w:val="24292E"/>
          <w:sz w:val="16"/>
          <w:szCs w:val="16"/>
        </w:rPr>
      </w:pPr>
      <w:ins w:id="37" w:author="Moustafa Banbouk" w:date="2018-03-07T21:59:00Z">
        <w:r w:rsidRPr="00092554">
          <w:rPr>
            <w:rFonts w:ascii="Segoe UI" w:eastAsia="Times New Roman" w:hAnsi="Segoe UI" w:cs="Segoe UI"/>
            <w:color w:val="24292E"/>
            <w:sz w:val="16"/>
            <w:szCs w:val="16"/>
          </w:rPr>
          <w:t xml:space="preserve">Link: </w:t>
        </w:r>
        <w:r>
          <w:fldChar w:fldCharType="begin"/>
        </w:r>
        <w:r>
          <w:instrText xml:space="preserve"> HYPERLINK "https://np.reddit.com/r/Particl/comments/7f28ja/the_intelligent_investors_guide_to_cryptocurrency/" </w:instrText>
        </w:r>
        <w:r>
          <w:fldChar w:fldCharType="separate"/>
        </w:r>
        <w:r w:rsidRPr="00092554">
          <w:rPr>
            <w:rStyle w:val="Hyperlink"/>
            <w:rFonts w:ascii="Segoe UI" w:eastAsia="Times New Roman" w:hAnsi="Segoe UI" w:cs="Segoe UI"/>
            <w:sz w:val="16"/>
            <w:szCs w:val="16"/>
          </w:rPr>
          <w:t>https://np.reddit.com/r/Particl/comments/7f28ja/the_intelligent_investors_guide_to_cryptocurrency/</w:t>
        </w:r>
        <w:r>
          <w:rPr>
            <w:rStyle w:val="Hyperlink"/>
            <w:rFonts w:ascii="Segoe UI" w:eastAsia="Times New Roman" w:hAnsi="Segoe UI" w:cs="Segoe UI"/>
            <w:sz w:val="16"/>
            <w:szCs w:val="16"/>
          </w:rPr>
          <w:fldChar w:fldCharType="end"/>
        </w:r>
      </w:ins>
    </w:p>
    <w:p w:rsidR="00E76E8E" w:rsidRDefault="00E76E8E" w:rsidP="00E76E8E">
      <w:pPr>
        <w:spacing w:after="240" w:line="240" w:lineRule="auto"/>
        <w:rPr>
          <w:ins w:id="38" w:author="Moustafa Banbouk" w:date="2018-03-07T21:59:00Z"/>
          <w:rFonts w:ascii="Segoe UI" w:eastAsia="Times New Roman" w:hAnsi="Segoe UI" w:cs="Segoe UI"/>
          <w:color w:val="24292E"/>
          <w:sz w:val="24"/>
          <w:szCs w:val="24"/>
        </w:rPr>
      </w:pPr>
      <w:ins w:id="39" w:author="Moustafa Banbouk" w:date="2018-03-07T21:59:00Z">
        <w:r>
          <w:rPr>
            <w:rFonts w:ascii="Segoe UI" w:eastAsia="Times New Roman" w:hAnsi="Segoe UI" w:cs="Segoe UI"/>
            <w:color w:val="24292E"/>
            <w:sz w:val="24"/>
            <w:szCs w:val="24"/>
          </w:rPr>
          <w:t>As for the academic research in the field, I would like to refer to the following videos on which my algorithms were based:</w:t>
        </w:r>
      </w:ins>
    </w:p>
    <w:p w:rsidR="00E76E8E" w:rsidRDefault="00E76E8E" w:rsidP="00E76E8E">
      <w:pPr>
        <w:spacing w:after="240" w:line="240" w:lineRule="auto"/>
        <w:rPr>
          <w:ins w:id="40" w:author="Moustafa Banbouk" w:date="2018-03-07T21:59:00Z"/>
          <w:rFonts w:ascii="Segoe UI" w:eastAsia="Times New Roman" w:hAnsi="Segoe UI" w:cs="Segoe UI"/>
          <w:color w:val="24292E"/>
          <w:sz w:val="24"/>
          <w:szCs w:val="24"/>
        </w:rPr>
      </w:pPr>
      <w:ins w:id="41" w:author="Moustafa Banbouk" w:date="2018-03-07T21:59:00Z">
        <w:r>
          <w:rPr>
            <w:rFonts w:ascii="Segoe UI" w:eastAsia="Times New Roman" w:hAnsi="Segoe UI" w:cs="Segoe UI"/>
            <w:color w:val="24292E"/>
            <w:sz w:val="24"/>
            <w:szCs w:val="24"/>
          </w:rPr>
          <w:t xml:space="preserve">The project will be based on the following videos from Siraj </w:t>
        </w:r>
        <w:proofErr w:type="spellStart"/>
        <w:r>
          <w:rPr>
            <w:rFonts w:ascii="Segoe UI" w:eastAsia="Times New Roman" w:hAnsi="Segoe UI" w:cs="Segoe UI"/>
            <w:color w:val="24292E"/>
            <w:sz w:val="24"/>
            <w:szCs w:val="24"/>
          </w:rPr>
          <w:t>Raval</w:t>
        </w:r>
        <w:proofErr w:type="spellEnd"/>
        <w:r>
          <w:rPr>
            <w:rFonts w:ascii="Segoe UI" w:eastAsia="Times New Roman" w:hAnsi="Segoe UI" w:cs="Segoe UI"/>
            <w:color w:val="24292E"/>
            <w:sz w:val="24"/>
            <w:szCs w:val="24"/>
          </w:rPr>
          <w:t xml:space="preserve"> and Sandeep Sharma.</w:t>
        </w:r>
      </w:ins>
    </w:p>
    <w:p w:rsidR="00E76E8E" w:rsidRDefault="00E76E8E" w:rsidP="00E76E8E">
      <w:pPr>
        <w:spacing w:after="240" w:line="240" w:lineRule="auto"/>
        <w:rPr>
          <w:ins w:id="42" w:author="Moustafa Banbouk" w:date="2018-03-07T21:59:00Z"/>
          <w:rFonts w:ascii="Calibri" w:hAnsi="Calibri" w:cs="Calibri"/>
        </w:rPr>
      </w:pPr>
      <w:ins w:id="43" w:author="Moustafa Banbouk" w:date="2018-03-07T21:59:00Z">
        <w:r>
          <w:fldChar w:fldCharType="begin"/>
        </w:r>
        <w:r>
          <w:instrText xml:space="preserve"> HYPERLINK "https://www.youtube.com/watch?v=SSu00IRRraY" </w:instrText>
        </w:r>
        <w:r>
          <w:fldChar w:fldCharType="separate"/>
        </w:r>
        <w:r>
          <w:rPr>
            <w:rStyle w:val="Hyperlink"/>
            <w:rFonts w:ascii="Calibri" w:hAnsi="Calibri" w:cs="Calibri"/>
          </w:rPr>
          <w:t>Predicting Stock Prices - Learn Python for Data Science #4</w:t>
        </w:r>
        <w:r>
          <w:rPr>
            <w:rStyle w:val="Hyperlink"/>
            <w:rFonts w:ascii="Calibri" w:hAnsi="Calibri" w:cs="Calibri"/>
          </w:rPr>
          <w:fldChar w:fldCharType="end"/>
        </w:r>
      </w:ins>
    </w:p>
    <w:p w:rsidR="00E76E8E" w:rsidRDefault="00E76E8E" w:rsidP="00E76E8E">
      <w:pPr>
        <w:spacing w:after="240" w:line="240" w:lineRule="auto"/>
        <w:rPr>
          <w:ins w:id="44" w:author="Moustafa Banbouk" w:date="2018-03-07T21:59:00Z"/>
          <w:rFonts w:ascii="Calibri" w:hAnsi="Calibri" w:cs="Calibri"/>
        </w:rPr>
      </w:pPr>
      <w:ins w:id="45" w:author="Moustafa Banbouk" w:date="2018-03-07T21:59:00Z">
        <w:r>
          <w:fldChar w:fldCharType="begin"/>
        </w:r>
        <w:r>
          <w:instrText xml:space="preserve"> HYPERLINK "https://www.youtube.com/watch?v=ftMq5ps503w" </w:instrText>
        </w:r>
        <w:r>
          <w:fldChar w:fldCharType="separate"/>
        </w:r>
        <w:r>
          <w:rPr>
            <w:rStyle w:val="Hyperlink"/>
            <w:rFonts w:ascii="Calibri" w:hAnsi="Calibri" w:cs="Calibri"/>
          </w:rPr>
          <w:t>How to Predict Stock Prices Easily - Intro to Deep Learning #7</w:t>
        </w:r>
        <w:r>
          <w:rPr>
            <w:rStyle w:val="Hyperlink"/>
            <w:rFonts w:ascii="Calibri" w:hAnsi="Calibri" w:cs="Calibri"/>
          </w:rPr>
          <w:fldChar w:fldCharType="end"/>
        </w:r>
      </w:ins>
    </w:p>
    <w:p w:rsidR="00E76E8E" w:rsidRDefault="00E76E8E" w:rsidP="00E76E8E">
      <w:pPr>
        <w:spacing w:after="240" w:line="240" w:lineRule="auto"/>
        <w:rPr>
          <w:ins w:id="46" w:author="Moustafa Banbouk" w:date="2018-03-07T21:59:00Z"/>
          <w:rFonts w:ascii="Calibri" w:hAnsi="Calibri" w:cs="Calibri"/>
        </w:rPr>
      </w:pPr>
      <w:ins w:id="47" w:author="Moustafa Banbouk" w:date="2018-03-07T21:59:00Z">
        <w:r>
          <w:fldChar w:fldCharType="begin"/>
        </w:r>
        <w:r>
          <w:instrText xml:space="preserve"> HYPERLINK "https://www.youtube.com/watch?v=CQ5kc_j4RjA" </w:instrText>
        </w:r>
        <w:r>
          <w:fldChar w:fldCharType="separate"/>
        </w:r>
        <w:r>
          <w:rPr>
            <w:rStyle w:val="Hyperlink"/>
            <w:rFonts w:ascii="Calibri" w:hAnsi="Calibri" w:cs="Calibri"/>
          </w:rPr>
          <w:t>Predicting Stock Price: A Machine Learning Project</w:t>
        </w:r>
        <w:r>
          <w:rPr>
            <w:rStyle w:val="Hyperlink"/>
            <w:rFonts w:ascii="Calibri" w:hAnsi="Calibri" w:cs="Calibri"/>
          </w:rPr>
          <w:fldChar w:fldCharType="end"/>
        </w:r>
      </w:ins>
    </w:p>
    <w:p w:rsidR="00E76E8E" w:rsidRDefault="00E76E8E" w:rsidP="00E76E8E">
      <w:pPr>
        <w:spacing w:after="240" w:line="240" w:lineRule="auto"/>
        <w:rPr>
          <w:ins w:id="48" w:author="Moustafa Banbouk" w:date="2018-03-07T21:59:00Z"/>
          <w:rFonts w:ascii="Segoe UI" w:eastAsia="Times New Roman" w:hAnsi="Segoe UI" w:cs="Segoe UI"/>
          <w:color w:val="24292E"/>
          <w:sz w:val="24"/>
          <w:szCs w:val="24"/>
        </w:rPr>
      </w:pPr>
      <w:ins w:id="49" w:author="Moustafa Banbouk" w:date="2018-03-07T21:59:00Z">
        <w:r>
          <w:rPr>
            <w:rFonts w:ascii="Segoe UI" w:eastAsia="Times New Roman" w:hAnsi="Segoe UI" w:cs="Segoe UI"/>
            <w:color w:val="24292E"/>
            <w:sz w:val="24"/>
            <w:szCs w:val="24"/>
          </w:rPr>
          <w:t xml:space="preserve">As for the referenced academic paper, the project is based on the </w:t>
        </w:r>
        <w:bookmarkStart w:id="50" w:name="_Hlk501198648"/>
        <w:r>
          <w:rPr>
            <w:rFonts w:ascii="Segoe UI" w:eastAsia="Times New Roman" w:hAnsi="Segoe UI" w:cs="Segoe UI"/>
            <w:color w:val="24292E"/>
            <w:sz w:val="24"/>
            <w:szCs w:val="24"/>
          </w:rPr>
          <w:t>“</w:t>
        </w:r>
        <w:r w:rsidRPr="00405811">
          <w:rPr>
            <w:rFonts w:ascii="Segoe UI" w:eastAsia="Times New Roman" w:hAnsi="Segoe UI" w:cs="Segoe UI"/>
            <w:color w:val="24292E"/>
            <w:sz w:val="24"/>
            <w:szCs w:val="24"/>
          </w:rPr>
          <w:t>Stock Prediction using Machine Learning a Review</w:t>
        </w:r>
        <w:r>
          <w:rPr>
            <w:rFonts w:ascii="Segoe UI" w:eastAsia="Times New Roman" w:hAnsi="Segoe UI" w:cs="Segoe UI"/>
            <w:color w:val="24292E"/>
            <w:sz w:val="24"/>
            <w:szCs w:val="24"/>
          </w:rPr>
          <w:t xml:space="preserve"> </w:t>
        </w:r>
        <w:r w:rsidRPr="00405811">
          <w:rPr>
            <w:rFonts w:ascii="Segoe UI" w:eastAsia="Times New Roman" w:hAnsi="Segoe UI" w:cs="Segoe UI"/>
            <w:color w:val="24292E"/>
            <w:sz w:val="24"/>
            <w:szCs w:val="24"/>
          </w:rPr>
          <w:t>Paper</w:t>
        </w:r>
        <w:r>
          <w:rPr>
            <w:rFonts w:ascii="Segoe UI" w:eastAsia="Times New Roman" w:hAnsi="Segoe UI" w:cs="Segoe UI"/>
            <w:color w:val="24292E"/>
            <w:sz w:val="24"/>
            <w:szCs w:val="24"/>
          </w:rPr>
          <w:t>”</w:t>
        </w:r>
        <w:bookmarkEnd w:id="50"/>
        <w:r>
          <w:rPr>
            <w:rFonts w:ascii="Segoe UI" w:eastAsia="Times New Roman" w:hAnsi="Segoe UI" w:cs="Segoe UI"/>
            <w:color w:val="24292E"/>
            <w:sz w:val="24"/>
            <w:szCs w:val="24"/>
          </w:rPr>
          <w:t xml:space="preserve"> with the below details:</w:t>
        </w:r>
      </w:ins>
    </w:p>
    <w:p w:rsidR="00E76E8E" w:rsidRPr="00405811" w:rsidRDefault="00E76E8E" w:rsidP="00E76E8E">
      <w:pPr>
        <w:pStyle w:val="ListParagraph"/>
        <w:numPr>
          <w:ilvl w:val="0"/>
          <w:numId w:val="18"/>
        </w:numPr>
        <w:spacing w:after="240" w:line="240" w:lineRule="auto"/>
        <w:rPr>
          <w:ins w:id="51" w:author="Moustafa Banbouk" w:date="2018-03-07T21:59:00Z"/>
          <w:rFonts w:ascii="Segoe UI" w:eastAsia="Times New Roman" w:hAnsi="Segoe UI" w:cs="Segoe UI"/>
          <w:color w:val="24292E"/>
          <w:sz w:val="24"/>
          <w:szCs w:val="24"/>
        </w:rPr>
      </w:pPr>
      <w:ins w:id="52" w:author="Moustafa Banbouk" w:date="2018-03-07T21:59:00Z">
        <w:r w:rsidRPr="00405811">
          <w:rPr>
            <w:rFonts w:ascii="Segoe UI" w:eastAsia="Times New Roman" w:hAnsi="Segoe UI" w:cs="Segoe UI"/>
            <w:color w:val="24292E"/>
            <w:sz w:val="24"/>
            <w:szCs w:val="24"/>
          </w:rPr>
          <w:t>Paper Title: “Stock Prediction using Machine Learning a Review Paper”</w:t>
        </w:r>
      </w:ins>
    </w:p>
    <w:p w:rsidR="00E76E8E" w:rsidRPr="00405811" w:rsidRDefault="00E76E8E" w:rsidP="00E76E8E">
      <w:pPr>
        <w:pStyle w:val="ListParagraph"/>
        <w:numPr>
          <w:ilvl w:val="0"/>
          <w:numId w:val="18"/>
        </w:numPr>
        <w:spacing w:after="240" w:line="240" w:lineRule="auto"/>
        <w:rPr>
          <w:ins w:id="53" w:author="Moustafa Banbouk" w:date="2018-03-07T21:59:00Z"/>
          <w:rFonts w:ascii="Segoe UI" w:eastAsia="Times New Roman" w:hAnsi="Segoe UI" w:cs="Segoe UI"/>
          <w:color w:val="24292E"/>
          <w:sz w:val="24"/>
          <w:szCs w:val="24"/>
        </w:rPr>
      </w:pPr>
      <w:ins w:id="54" w:author="Moustafa Banbouk" w:date="2018-03-07T21:59:00Z">
        <w:r w:rsidRPr="00405811">
          <w:rPr>
            <w:rFonts w:ascii="Segoe UI" w:eastAsia="Times New Roman" w:hAnsi="Segoe UI" w:cs="Segoe UI"/>
            <w:color w:val="24292E"/>
            <w:sz w:val="24"/>
            <w:szCs w:val="24"/>
          </w:rPr>
          <w:t xml:space="preserve">Institute: Information Technology (I.T.), </w:t>
        </w:r>
        <w:proofErr w:type="spellStart"/>
        <w:r w:rsidRPr="00405811">
          <w:rPr>
            <w:rFonts w:ascii="Segoe UI" w:eastAsia="Times New Roman" w:hAnsi="Segoe UI" w:cs="Segoe UI"/>
            <w:color w:val="24292E"/>
            <w:sz w:val="24"/>
            <w:szCs w:val="24"/>
          </w:rPr>
          <w:t>Vidyalankar</w:t>
        </w:r>
        <w:proofErr w:type="spellEnd"/>
        <w:r w:rsidRPr="00405811">
          <w:rPr>
            <w:rFonts w:ascii="Segoe UI" w:eastAsia="Times New Roman" w:hAnsi="Segoe UI" w:cs="Segoe UI"/>
            <w:color w:val="24292E"/>
            <w:sz w:val="24"/>
            <w:szCs w:val="24"/>
          </w:rPr>
          <w:t xml:space="preserve"> Institute of Technology, </w:t>
        </w:r>
        <w:r>
          <w:rPr>
            <w:rFonts w:ascii="Segoe UI" w:eastAsia="Times New Roman" w:hAnsi="Segoe UI" w:cs="Segoe UI"/>
            <w:color w:val="24292E"/>
            <w:sz w:val="24"/>
            <w:szCs w:val="24"/>
          </w:rPr>
          <w:t>Mumbai, Maharashtra, India</w:t>
        </w:r>
      </w:ins>
    </w:p>
    <w:p w:rsidR="00E76E8E" w:rsidRDefault="00E76E8E" w:rsidP="00E76E8E">
      <w:pPr>
        <w:pStyle w:val="ListParagraph"/>
        <w:numPr>
          <w:ilvl w:val="0"/>
          <w:numId w:val="18"/>
        </w:numPr>
        <w:spacing w:after="240" w:line="240" w:lineRule="auto"/>
        <w:rPr>
          <w:ins w:id="55" w:author="Moustafa Banbouk" w:date="2018-03-07T21:59:00Z"/>
          <w:rFonts w:ascii="Segoe UI" w:eastAsia="Times New Roman" w:hAnsi="Segoe UI" w:cs="Segoe UI"/>
          <w:color w:val="24292E"/>
          <w:sz w:val="24"/>
          <w:szCs w:val="24"/>
        </w:rPr>
      </w:pPr>
      <w:ins w:id="56" w:author="Moustafa Banbouk" w:date="2018-03-07T21:59:00Z">
        <w:r w:rsidRPr="00405811">
          <w:rPr>
            <w:rFonts w:ascii="Segoe UI" w:eastAsia="Times New Roman" w:hAnsi="Segoe UI" w:cs="Segoe UI"/>
            <w:color w:val="24292E"/>
            <w:sz w:val="24"/>
            <w:szCs w:val="24"/>
          </w:rPr>
          <w:t>Published in: The International Journal of Comp</w:t>
        </w:r>
        <w:r>
          <w:rPr>
            <w:rFonts w:ascii="Segoe UI" w:eastAsia="Times New Roman" w:hAnsi="Segoe UI" w:cs="Segoe UI"/>
            <w:color w:val="24292E"/>
            <w:sz w:val="24"/>
            <w:szCs w:val="24"/>
          </w:rPr>
          <w:t>uter Applications in April 2017</w:t>
        </w:r>
      </w:ins>
    </w:p>
    <w:p w:rsidR="00E76E8E" w:rsidRDefault="00E76E8E" w:rsidP="0081171E">
      <w:pPr>
        <w:spacing w:before="360" w:after="240" w:line="240" w:lineRule="auto"/>
        <w:outlineLvl w:val="2"/>
        <w:rPr>
          <w:ins w:id="57" w:author="Moustafa Banbouk" w:date="2018-03-07T21:59:00Z"/>
          <w:rFonts w:ascii="Segoe UI" w:eastAsia="Times New Roman" w:hAnsi="Segoe UI" w:cs="Segoe UI"/>
          <w:color w:val="24292E"/>
          <w:sz w:val="24"/>
          <w:szCs w:val="24"/>
        </w:rPr>
      </w:pPr>
      <w:ins w:id="58" w:author="Moustafa Banbouk" w:date="2018-03-07T21:59:00Z">
        <w:r>
          <w:rPr>
            <w:rFonts w:ascii="Segoe UI" w:eastAsia="Times New Roman" w:hAnsi="Segoe UI" w:cs="Segoe UI"/>
            <w:color w:val="24292E"/>
            <w:sz w:val="24"/>
            <w:szCs w:val="24"/>
          </w:rPr>
          <w:lastRenderedPageBreak/>
          <w:t xml:space="preserve">Regarding the data source, we will be downloading fresh cryptocurrency historical data from the </w:t>
        </w:r>
        <w:proofErr w:type="spellStart"/>
        <w:r>
          <w:rPr>
            <w:rFonts w:ascii="Segoe UI" w:eastAsia="Times New Roman" w:hAnsi="Segoe UI" w:cs="Segoe UI"/>
            <w:color w:val="24292E"/>
            <w:sz w:val="24"/>
            <w:szCs w:val="24"/>
          </w:rPr>
          <w:t>well known</w:t>
        </w:r>
        <w:proofErr w:type="spellEnd"/>
        <w:r>
          <w:rPr>
            <w:rFonts w:ascii="Segoe UI" w:eastAsia="Times New Roman" w:hAnsi="Segoe UI" w:cs="Segoe UI"/>
            <w:color w:val="24292E"/>
            <w:sz w:val="24"/>
            <w:szCs w:val="24"/>
          </w:rPr>
          <w:t xml:space="preserve"> </w:t>
        </w:r>
        <w:proofErr w:type="spellStart"/>
        <w:r>
          <w:rPr>
            <w:rFonts w:ascii="Segoe UI" w:eastAsia="Times New Roman" w:hAnsi="Segoe UI" w:cs="Segoe UI"/>
            <w:color w:val="24292E"/>
            <w:sz w:val="24"/>
            <w:szCs w:val="24"/>
          </w:rPr>
          <w:t>coinmarket</w:t>
        </w:r>
        <w:proofErr w:type="spellEnd"/>
        <w:r>
          <w:rPr>
            <w:rFonts w:ascii="Segoe UI" w:eastAsia="Times New Roman" w:hAnsi="Segoe UI" w:cs="Segoe UI"/>
            <w:color w:val="24292E"/>
            <w:sz w:val="24"/>
            <w:szCs w:val="24"/>
          </w:rPr>
          <w:t xml:space="preserve"> cryptocurrency market capitalizations monitoring website </w:t>
        </w:r>
        <w:r>
          <w:fldChar w:fldCharType="begin"/>
        </w:r>
        <w:r>
          <w:instrText xml:space="preserve"> HYPERLINK "http://www.coinmarketcap.com" </w:instrText>
        </w:r>
        <w:r>
          <w:fldChar w:fldCharType="separate"/>
        </w:r>
        <w:r w:rsidRPr="005B171E">
          <w:rPr>
            <w:rStyle w:val="Hyperlink"/>
            <w:rFonts w:ascii="Segoe UI" w:eastAsia="Times New Roman" w:hAnsi="Segoe UI" w:cs="Segoe UI"/>
            <w:sz w:val="24"/>
            <w:szCs w:val="24"/>
          </w:rPr>
          <w:t>http://www.coinmarketcap.com</w:t>
        </w:r>
        <w:r>
          <w:rPr>
            <w:rStyle w:val="Hyperlink"/>
            <w:rFonts w:ascii="Segoe UI" w:eastAsia="Times New Roman" w:hAnsi="Segoe UI" w:cs="Segoe UI"/>
            <w:sz w:val="24"/>
            <w:szCs w:val="24"/>
          </w:rPr>
          <w:fldChar w:fldCharType="end"/>
        </w:r>
        <w:r>
          <w:rPr>
            <w:rFonts w:ascii="Segoe UI" w:eastAsia="Times New Roman" w:hAnsi="Segoe UI" w:cs="Segoe UI"/>
            <w:color w:val="24292E"/>
            <w:sz w:val="24"/>
            <w:szCs w:val="24"/>
          </w:rPr>
          <w:t xml:space="preserve"> through the site’s JSON APIs.</w:t>
        </w:r>
      </w:ins>
    </w:p>
    <w:p w:rsidR="0081171E" w:rsidRPr="0081171E" w:rsidDel="00E76E8E" w:rsidRDefault="0081171E" w:rsidP="00E76E8E">
      <w:pPr>
        <w:spacing w:after="240" w:line="240" w:lineRule="auto"/>
        <w:rPr>
          <w:del w:id="59" w:author="Moustafa Banbouk" w:date="2018-03-07T21:59:00Z"/>
          <w:rFonts w:ascii="Segoe UI" w:eastAsia="Times New Roman" w:hAnsi="Segoe UI" w:cs="Segoe UI"/>
          <w:color w:val="24292E"/>
          <w:sz w:val="24"/>
          <w:szCs w:val="24"/>
        </w:rPr>
      </w:pPr>
      <w:del w:id="60" w:author="Moustafa Banbouk" w:date="2018-03-07T21:59:00Z">
        <w:r w:rsidRPr="0081171E" w:rsidDel="00E76E8E">
          <w:rPr>
            <w:rFonts w:ascii="Segoe UI" w:eastAsia="Times New Roman" w:hAnsi="Segoe UI" w:cs="Segoe UI"/>
            <w:color w:val="24292E"/>
            <w:sz w:val="24"/>
            <w:szCs w:val="24"/>
          </w:rPr>
          <w:delText>In this section, look to provide a high-level overview of the project in layman’s terms. Questions to ask yourself when writing this section:</w:delText>
        </w:r>
      </w:del>
    </w:p>
    <w:p w:rsidR="0081171E" w:rsidRPr="0081171E" w:rsidDel="00E76E8E" w:rsidRDefault="0081171E" w:rsidP="0081171E">
      <w:pPr>
        <w:numPr>
          <w:ilvl w:val="0"/>
          <w:numId w:val="1"/>
        </w:numPr>
        <w:spacing w:before="100" w:beforeAutospacing="1" w:after="100" w:afterAutospacing="1" w:line="240" w:lineRule="auto"/>
        <w:rPr>
          <w:del w:id="61" w:author="Moustafa Banbouk" w:date="2018-03-07T21:59:00Z"/>
          <w:rFonts w:ascii="Segoe UI" w:eastAsia="Times New Roman" w:hAnsi="Segoe UI" w:cs="Segoe UI"/>
          <w:color w:val="24292E"/>
          <w:sz w:val="24"/>
          <w:szCs w:val="24"/>
        </w:rPr>
      </w:pPr>
      <w:del w:id="62" w:author="Moustafa Banbouk" w:date="2018-03-07T21:59:00Z">
        <w:r w:rsidRPr="0081171E" w:rsidDel="00E76E8E">
          <w:rPr>
            <w:rFonts w:ascii="Segoe UI" w:eastAsia="Times New Roman" w:hAnsi="Segoe UI" w:cs="Segoe UI"/>
            <w:i/>
            <w:iCs/>
            <w:color w:val="24292E"/>
            <w:sz w:val="24"/>
            <w:szCs w:val="24"/>
          </w:rPr>
          <w:delText>Has an overview of the project been provided, such as the problem domain, project origin, and related datasets or input data?</w:delText>
        </w:r>
      </w:del>
    </w:p>
    <w:p w:rsidR="0081171E" w:rsidRPr="0081171E" w:rsidDel="00E76E8E" w:rsidRDefault="0081171E" w:rsidP="0081171E">
      <w:pPr>
        <w:numPr>
          <w:ilvl w:val="0"/>
          <w:numId w:val="1"/>
        </w:numPr>
        <w:spacing w:before="60" w:after="100" w:afterAutospacing="1" w:line="240" w:lineRule="auto"/>
        <w:rPr>
          <w:del w:id="63" w:author="Moustafa Banbouk" w:date="2018-03-07T21:59:00Z"/>
          <w:rFonts w:ascii="Segoe UI" w:eastAsia="Times New Roman" w:hAnsi="Segoe UI" w:cs="Segoe UI"/>
          <w:color w:val="24292E"/>
          <w:sz w:val="24"/>
          <w:szCs w:val="24"/>
        </w:rPr>
      </w:pPr>
      <w:del w:id="64" w:author="Moustafa Banbouk" w:date="2018-03-07T21:59:00Z">
        <w:r w:rsidRPr="0081171E" w:rsidDel="00E76E8E">
          <w:rPr>
            <w:rFonts w:ascii="Segoe UI" w:eastAsia="Times New Roman" w:hAnsi="Segoe UI" w:cs="Segoe UI"/>
            <w:i/>
            <w:iCs/>
            <w:color w:val="24292E"/>
            <w:sz w:val="24"/>
            <w:szCs w:val="24"/>
          </w:rPr>
          <w:delText>Has enough background information been given so that an uninformed reader would understand the problem domain and following problem statement?</w:delText>
        </w:r>
      </w:del>
    </w:p>
    <w:p w:rsidR="0081171E" w:rsidRPr="0081171E" w:rsidRDefault="0081171E" w:rsidP="0081171E">
      <w:pPr>
        <w:spacing w:before="360" w:after="240" w:line="240" w:lineRule="auto"/>
        <w:outlineLvl w:val="2"/>
        <w:rPr>
          <w:rFonts w:ascii="Segoe UI" w:eastAsia="Times New Roman" w:hAnsi="Segoe UI" w:cs="Segoe UI"/>
          <w:b/>
          <w:bCs/>
          <w:color w:val="24292E"/>
          <w:sz w:val="30"/>
          <w:szCs w:val="30"/>
        </w:rPr>
      </w:pPr>
      <w:r w:rsidRPr="0081171E">
        <w:rPr>
          <w:rFonts w:ascii="Segoe UI" w:eastAsia="Times New Roman" w:hAnsi="Segoe UI" w:cs="Segoe UI"/>
          <w:b/>
          <w:bCs/>
          <w:color w:val="24292E"/>
          <w:sz w:val="30"/>
          <w:szCs w:val="30"/>
        </w:rPr>
        <w:t>Problem Statement</w:t>
      </w:r>
    </w:p>
    <w:p w:rsidR="0081171E" w:rsidRPr="0081171E" w:rsidDel="00113D7A" w:rsidRDefault="0081171E" w:rsidP="0081171E">
      <w:pPr>
        <w:spacing w:after="240" w:line="240" w:lineRule="auto"/>
        <w:rPr>
          <w:del w:id="65" w:author="Moustafa Banbouk" w:date="2018-03-07T22:07:00Z"/>
          <w:rFonts w:ascii="Segoe UI" w:eastAsia="Times New Roman" w:hAnsi="Segoe UI" w:cs="Segoe UI"/>
          <w:color w:val="24292E"/>
          <w:sz w:val="24"/>
          <w:szCs w:val="24"/>
        </w:rPr>
      </w:pPr>
      <w:del w:id="66" w:author="Moustafa Banbouk" w:date="2018-03-07T22:07:00Z">
        <w:r w:rsidRPr="0081171E" w:rsidDel="00113D7A">
          <w:rPr>
            <w:rFonts w:ascii="Segoe UI" w:eastAsia="Times New Roman" w:hAnsi="Segoe UI" w:cs="Segoe UI"/>
            <w:color w:val="24292E"/>
            <w:sz w:val="24"/>
            <w:szCs w:val="24"/>
          </w:rPr>
          <w:delText>In this section, you will want to clearly define the problem that you are trying to solve, including the strategy (outline of tasks) you will use to achieve the desired solution. You should also thoroughly discuss what the intended solution will be for this problem. Questions to ask yourself when writing this section:</w:delText>
        </w:r>
      </w:del>
    </w:p>
    <w:p w:rsidR="0081171E" w:rsidRPr="0081171E" w:rsidDel="00113D7A" w:rsidRDefault="0081171E" w:rsidP="0081171E">
      <w:pPr>
        <w:numPr>
          <w:ilvl w:val="0"/>
          <w:numId w:val="2"/>
        </w:numPr>
        <w:spacing w:before="100" w:beforeAutospacing="1" w:after="100" w:afterAutospacing="1" w:line="240" w:lineRule="auto"/>
        <w:rPr>
          <w:del w:id="67" w:author="Moustafa Banbouk" w:date="2018-03-07T22:07:00Z"/>
          <w:rFonts w:ascii="Segoe UI" w:eastAsia="Times New Roman" w:hAnsi="Segoe UI" w:cs="Segoe UI"/>
          <w:color w:val="24292E"/>
          <w:sz w:val="24"/>
          <w:szCs w:val="24"/>
        </w:rPr>
      </w:pPr>
      <w:del w:id="68" w:author="Moustafa Banbouk" w:date="2018-03-07T22:07:00Z">
        <w:r w:rsidRPr="0081171E" w:rsidDel="00113D7A">
          <w:rPr>
            <w:rFonts w:ascii="Segoe UI" w:eastAsia="Times New Roman" w:hAnsi="Segoe UI" w:cs="Segoe UI"/>
            <w:i/>
            <w:iCs/>
            <w:color w:val="24292E"/>
            <w:sz w:val="24"/>
            <w:szCs w:val="24"/>
          </w:rPr>
          <w:delText>Is the problem statement clearly defined? Will the reader understand what you are expecting to solve?</w:delText>
        </w:r>
      </w:del>
    </w:p>
    <w:p w:rsidR="0081171E" w:rsidRPr="0081171E" w:rsidDel="00113D7A" w:rsidRDefault="0081171E" w:rsidP="0081171E">
      <w:pPr>
        <w:numPr>
          <w:ilvl w:val="0"/>
          <w:numId w:val="2"/>
        </w:numPr>
        <w:spacing w:before="60" w:after="100" w:afterAutospacing="1" w:line="240" w:lineRule="auto"/>
        <w:rPr>
          <w:del w:id="69" w:author="Moustafa Banbouk" w:date="2018-03-07T22:07:00Z"/>
          <w:rFonts w:ascii="Segoe UI" w:eastAsia="Times New Roman" w:hAnsi="Segoe UI" w:cs="Segoe UI"/>
          <w:color w:val="24292E"/>
          <w:sz w:val="24"/>
          <w:szCs w:val="24"/>
        </w:rPr>
      </w:pPr>
      <w:del w:id="70" w:author="Moustafa Banbouk" w:date="2018-03-07T22:07:00Z">
        <w:r w:rsidRPr="0081171E" w:rsidDel="00113D7A">
          <w:rPr>
            <w:rFonts w:ascii="Segoe UI" w:eastAsia="Times New Roman" w:hAnsi="Segoe UI" w:cs="Segoe UI"/>
            <w:i/>
            <w:iCs/>
            <w:color w:val="24292E"/>
            <w:sz w:val="24"/>
            <w:szCs w:val="24"/>
          </w:rPr>
          <w:delText>Have you thoroughly discussed how you will attempt to solve the problem?</w:delText>
        </w:r>
      </w:del>
    </w:p>
    <w:p w:rsidR="004A264E" w:rsidRDefault="0081171E">
      <w:pPr>
        <w:spacing w:after="240" w:line="240" w:lineRule="auto"/>
        <w:rPr>
          <w:ins w:id="71" w:author="Moustafa Banbouk" w:date="2018-04-07T22:47:00Z"/>
          <w:rFonts w:ascii="Segoe UI" w:eastAsia="Times New Roman" w:hAnsi="Segoe UI" w:cs="Segoe UI"/>
          <w:color w:val="24292E"/>
          <w:sz w:val="24"/>
          <w:szCs w:val="24"/>
        </w:rPr>
        <w:pPrChange w:id="72" w:author="Moustafa Banbouk" w:date="2018-04-07T22:47:00Z">
          <w:pPr>
            <w:pStyle w:val="ListParagraph"/>
            <w:numPr>
              <w:numId w:val="2"/>
            </w:numPr>
            <w:tabs>
              <w:tab w:val="num" w:pos="720"/>
            </w:tabs>
            <w:spacing w:after="240" w:line="240" w:lineRule="auto"/>
            <w:ind w:hanging="360"/>
          </w:pPr>
        </w:pPrChange>
      </w:pPr>
      <w:del w:id="73" w:author="Moustafa Banbouk" w:date="2018-03-07T22:07:00Z">
        <w:r w:rsidRPr="0081171E" w:rsidDel="00113D7A">
          <w:rPr>
            <w:rFonts w:ascii="Segoe UI" w:eastAsia="Times New Roman" w:hAnsi="Segoe UI" w:cs="Segoe UI"/>
            <w:i/>
            <w:iCs/>
            <w:color w:val="24292E"/>
            <w:sz w:val="24"/>
            <w:szCs w:val="24"/>
          </w:rPr>
          <w:delText>Is an anticipated solution clearly defined? Will the reader understand what results you are looking for?</w:delText>
        </w:r>
      </w:del>
      <w:ins w:id="74" w:author="Moustafa Banbouk" w:date="2018-03-07T22:06:00Z">
        <w:r w:rsidR="00113D7A" w:rsidRPr="00113D7A">
          <w:rPr>
            <w:rFonts w:ascii="Segoe UI" w:eastAsia="Times New Roman" w:hAnsi="Segoe UI" w:cs="Segoe UI"/>
            <w:color w:val="24292E"/>
            <w:sz w:val="24"/>
            <w:szCs w:val="24"/>
            <w:rPrChange w:id="75" w:author="Moustafa Banbouk" w:date="2018-03-07T22:06:00Z">
              <w:rPr/>
            </w:rPrChange>
          </w:rPr>
          <w:t xml:space="preserve">As highlighted in the previous paragraph, the main problem with cryptocurrency is their high volatility and therefore, high fluctuations in their value. As an investor, we need to know when to buy, sell or hold a </w:t>
        </w:r>
        <w:proofErr w:type="gramStart"/>
        <w:r w:rsidR="00113D7A" w:rsidRPr="00113D7A">
          <w:rPr>
            <w:rFonts w:ascii="Segoe UI" w:eastAsia="Times New Roman" w:hAnsi="Segoe UI" w:cs="Segoe UI"/>
            <w:color w:val="24292E"/>
            <w:sz w:val="24"/>
            <w:szCs w:val="24"/>
            <w:rPrChange w:id="76" w:author="Moustafa Banbouk" w:date="2018-03-07T22:06:00Z">
              <w:rPr/>
            </w:rPrChange>
          </w:rPr>
          <w:t>particular investment</w:t>
        </w:r>
        <w:proofErr w:type="gramEnd"/>
        <w:r w:rsidR="00113D7A" w:rsidRPr="00113D7A">
          <w:rPr>
            <w:rFonts w:ascii="Segoe UI" w:eastAsia="Times New Roman" w:hAnsi="Segoe UI" w:cs="Segoe UI"/>
            <w:color w:val="24292E"/>
            <w:sz w:val="24"/>
            <w:szCs w:val="24"/>
            <w:rPrChange w:id="77" w:author="Moustafa Banbouk" w:date="2018-03-07T22:06:00Z">
              <w:rPr/>
            </w:rPrChange>
          </w:rPr>
          <w:t xml:space="preserve"> in a particular cryptocurrency coin. The main decision differentiator is the expected value of such cryptocurrency that can be predicted using machine learning algorithms.</w:t>
        </w:r>
      </w:ins>
    </w:p>
    <w:p w:rsidR="004A264E" w:rsidRPr="00113D7A" w:rsidRDefault="004A264E">
      <w:pPr>
        <w:spacing w:after="240" w:line="240" w:lineRule="auto"/>
        <w:rPr>
          <w:ins w:id="78" w:author="Moustafa Banbouk" w:date="2018-03-07T22:06:00Z"/>
          <w:rFonts w:ascii="Segoe UI" w:eastAsia="Times New Roman" w:hAnsi="Segoe UI" w:cs="Segoe UI"/>
          <w:color w:val="24292E"/>
          <w:sz w:val="24"/>
          <w:szCs w:val="24"/>
          <w:rPrChange w:id="79" w:author="Moustafa Banbouk" w:date="2018-03-07T22:06:00Z">
            <w:rPr>
              <w:ins w:id="80" w:author="Moustafa Banbouk" w:date="2018-03-07T22:06:00Z"/>
            </w:rPr>
          </w:rPrChange>
        </w:rPr>
        <w:pPrChange w:id="81" w:author="Moustafa Banbouk" w:date="2018-04-07T23:01:00Z">
          <w:pPr>
            <w:pStyle w:val="ListParagraph"/>
            <w:numPr>
              <w:numId w:val="2"/>
            </w:numPr>
            <w:tabs>
              <w:tab w:val="num" w:pos="720"/>
            </w:tabs>
            <w:spacing w:after="240" w:line="240" w:lineRule="auto"/>
            <w:ind w:hanging="360"/>
          </w:pPr>
        </w:pPrChange>
      </w:pPr>
      <w:ins w:id="82" w:author="Moustafa Banbouk" w:date="2018-04-07T22:47:00Z">
        <w:r>
          <w:rPr>
            <w:rFonts w:ascii="Segoe UI" w:eastAsia="Times New Roman" w:hAnsi="Segoe UI" w:cs="Segoe UI"/>
            <w:color w:val="24292E"/>
            <w:sz w:val="24"/>
            <w:szCs w:val="24"/>
          </w:rPr>
          <w:t>Since the problem under discussion involves predict</w:t>
        </w:r>
      </w:ins>
      <w:ins w:id="83" w:author="Moustafa Banbouk" w:date="2018-04-07T22:48:00Z">
        <w:r>
          <w:rPr>
            <w:rFonts w:ascii="Segoe UI" w:eastAsia="Times New Roman" w:hAnsi="Segoe UI" w:cs="Segoe UI"/>
            <w:color w:val="24292E"/>
            <w:sz w:val="24"/>
            <w:szCs w:val="24"/>
          </w:rPr>
          <w:t>ing</w:t>
        </w:r>
      </w:ins>
      <w:ins w:id="84" w:author="Moustafa Banbouk" w:date="2018-04-07T22:47:00Z">
        <w:r>
          <w:rPr>
            <w:rFonts w:ascii="Segoe UI" w:eastAsia="Times New Roman" w:hAnsi="Segoe UI" w:cs="Segoe UI"/>
            <w:color w:val="24292E"/>
            <w:sz w:val="24"/>
            <w:szCs w:val="24"/>
          </w:rPr>
          <w:t xml:space="preserve"> altcoin price, we will be </w:t>
        </w:r>
      </w:ins>
      <w:ins w:id="85" w:author="Moustafa Banbouk" w:date="2018-04-07T22:51:00Z">
        <w:r>
          <w:rPr>
            <w:rFonts w:ascii="Segoe UI" w:eastAsia="Times New Roman" w:hAnsi="Segoe UI" w:cs="Segoe UI"/>
            <w:color w:val="24292E"/>
            <w:sz w:val="24"/>
            <w:szCs w:val="24"/>
          </w:rPr>
          <w:t xml:space="preserve">testing various </w:t>
        </w:r>
      </w:ins>
      <w:ins w:id="86" w:author="Moustafa Banbouk" w:date="2018-04-07T22:47:00Z">
        <w:r>
          <w:rPr>
            <w:rFonts w:ascii="Segoe UI" w:eastAsia="Times New Roman" w:hAnsi="Segoe UI" w:cs="Segoe UI"/>
            <w:color w:val="24292E"/>
            <w:sz w:val="24"/>
            <w:szCs w:val="24"/>
          </w:rPr>
          <w:t xml:space="preserve">regression </w:t>
        </w:r>
      </w:ins>
      <w:ins w:id="87" w:author="Moustafa Banbouk" w:date="2018-04-07T22:51:00Z">
        <w:r>
          <w:rPr>
            <w:rFonts w:ascii="Segoe UI" w:eastAsia="Times New Roman" w:hAnsi="Segoe UI" w:cs="Segoe UI"/>
            <w:color w:val="24292E"/>
            <w:sz w:val="24"/>
            <w:szCs w:val="24"/>
          </w:rPr>
          <w:t>algorithms and select the best model with the highest p</w:t>
        </w:r>
      </w:ins>
      <w:ins w:id="88" w:author="Moustafa Banbouk" w:date="2018-04-07T22:52:00Z">
        <w:r>
          <w:rPr>
            <w:rFonts w:ascii="Segoe UI" w:eastAsia="Times New Roman" w:hAnsi="Segoe UI" w:cs="Segoe UI"/>
            <w:color w:val="24292E"/>
            <w:sz w:val="24"/>
            <w:szCs w:val="24"/>
          </w:rPr>
          <w:t>recision</w:t>
        </w:r>
      </w:ins>
      <w:ins w:id="89" w:author="Moustafa Banbouk" w:date="2018-04-07T23:02:00Z">
        <w:r w:rsidR="00943D2C">
          <w:rPr>
            <w:rFonts w:ascii="Segoe UI" w:eastAsia="Times New Roman" w:hAnsi="Segoe UI" w:cs="Segoe UI"/>
            <w:color w:val="24292E"/>
            <w:sz w:val="24"/>
            <w:szCs w:val="24"/>
          </w:rPr>
          <w:t xml:space="preserve"> (using mean-squared-error metric)</w:t>
        </w:r>
      </w:ins>
      <w:ins w:id="90" w:author="Moustafa Banbouk" w:date="2018-04-07T22:50:00Z">
        <w:r>
          <w:rPr>
            <w:rFonts w:ascii="Segoe UI" w:eastAsia="Times New Roman" w:hAnsi="Segoe UI" w:cs="Segoe UI"/>
            <w:color w:val="24292E"/>
            <w:sz w:val="24"/>
            <w:szCs w:val="24"/>
          </w:rPr>
          <w:t>.</w:t>
        </w:r>
      </w:ins>
      <w:ins w:id="91" w:author="Moustafa Banbouk" w:date="2018-04-07T22:52:00Z">
        <w:r>
          <w:rPr>
            <w:rFonts w:ascii="Segoe UI" w:eastAsia="Times New Roman" w:hAnsi="Segoe UI" w:cs="Segoe UI"/>
            <w:color w:val="24292E"/>
            <w:sz w:val="24"/>
            <w:szCs w:val="24"/>
          </w:rPr>
          <w:t xml:space="preserve"> Python</w:t>
        </w:r>
      </w:ins>
      <w:ins w:id="92" w:author="Moustafa Banbouk" w:date="2018-04-07T22:53:00Z">
        <w:r w:rsidR="00943D2C">
          <w:rPr>
            <w:rFonts w:ascii="Segoe UI" w:eastAsia="Times New Roman" w:hAnsi="Segoe UI" w:cs="Segoe UI"/>
            <w:color w:val="24292E"/>
            <w:sz w:val="24"/>
            <w:szCs w:val="24"/>
          </w:rPr>
          <w:t xml:space="preserve"> </w:t>
        </w:r>
        <w:proofErr w:type="spellStart"/>
        <w:r w:rsidR="00943D2C">
          <w:rPr>
            <w:rFonts w:ascii="Segoe UI" w:eastAsia="Times New Roman" w:hAnsi="Segoe UI" w:cs="Segoe UI"/>
            <w:color w:val="24292E"/>
            <w:sz w:val="24"/>
            <w:szCs w:val="24"/>
          </w:rPr>
          <w:t>scikit</w:t>
        </w:r>
        <w:proofErr w:type="spellEnd"/>
        <w:r w:rsidR="00943D2C">
          <w:rPr>
            <w:rFonts w:ascii="Segoe UI" w:eastAsia="Times New Roman" w:hAnsi="Segoe UI" w:cs="Segoe UI"/>
            <w:color w:val="24292E"/>
            <w:sz w:val="24"/>
            <w:szCs w:val="24"/>
          </w:rPr>
          <w:t xml:space="preserve"> library provides multiple algorithms</w:t>
        </w:r>
      </w:ins>
      <w:ins w:id="93" w:author="Moustafa Banbouk" w:date="2018-04-07T22:54:00Z">
        <w:r w:rsidR="00943D2C">
          <w:rPr>
            <w:rFonts w:ascii="Segoe UI" w:eastAsia="Times New Roman" w:hAnsi="Segoe UI" w:cs="Segoe UI"/>
            <w:color w:val="24292E"/>
            <w:sz w:val="24"/>
            <w:szCs w:val="24"/>
          </w:rPr>
          <w:t xml:space="preserve"> that will help with regression prediction including but not limited to </w:t>
        </w:r>
      </w:ins>
      <w:ins w:id="94" w:author="Moustafa Banbouk" w:date="2018-04-07T23:01:00Z">
        <w:r w:rsidR="00943D2C">
          <w:rPr>
            <w:rFonts w:ascii="Segoe UI" w:eastAsia="Times New Roman" w:hAnsi="Segoe UI" w:cs="Segoe UI"/>
            <w:color w:val="24292E"/>
            <w:sz w:val="24"/>
            <w:szCs w:val="24"/>
          </w:rPr>
          <w:t>L</w:t>
        </w:r>
        <w:r w:rsidR="00943D2C" w:rsidRPr="00943D2C">
          <w:rPr>
            <w:rFonts w:ascii="Segoe UI" w:eastAsia="Times New Roman" w:hAnsi="Segoe UI" w:cs="Segoe UI"/>
            <w:color w:val="24292E"/>
            <w:sz w:val="24"/>
            <w:szCs w:val="24"/>
          </w:rPr>
          <w:t>inear Regression</w:t>
        </w:r>
        <w:r w:rsidR="00943D2C">
          <w:rPr>
            <w:rFonts w:ascii="Segoe UI" w:eastAsia="Times New Roman" w:hAnsi="Segoe UI" w:cs="Segoe UI"/>
            <w:color w:val="24292E"/>
            <w:sz w:val="24"/>
            <w:szCs w:val="24"/>
          </w:rPr>
          <w:t xml:space="preserve">, </w:t>
        </w:r>
        <w:r w:rsidR="00943D2C" w:rsidRPr="00943D2C">
          <w:rPr>
            <w:rFonts w:ascii="Segoe UI" w:eastAsia="Times New Roman" w:hAnsi="Segoe UI" w:cs="Segoe UI"/>
            <w:color w:val="24292E"/>
            <w:sz w:val="24"/>
            <w:szCs w:val="24"/>
          </w:rPr>
          <w:t>Bayesian Ridge Regression</w:t>
        </w:r>
        <w:r w:rsidR="00943D2C">
          <w:rPr>
            <w:rFonts w:ascii="Segoe UI" w:eastAsia="Times New Roman" w:hAnsi="Segoe UI" w:cs="Segoe UI"/>
            <w:color w:val="24292E"/>
            <w:sz w:val="24"/>
            <w:szCs w:val="24"/>
          </w:rPr>
          <w:t xml:space="preserve">, </w:t>
        </w:r>
        <w:r w:rsidR="00943D2C" w:rsidRPr="00943D2C">
          <w:rPr>
            <w:rFonts w:ascii="Segoe UI" w:eastAsia="Times New Roman" w:hAnsi="Segoe UI" w:cs="Segoe UI"/>
            <w:color w:val="24292E"/>
            <w:sz w:val="24"/>
            <w:szCs w:val="24"/>
          </w:rPr>
          <w:t>Random Forest Regression</w:t>
        </w:r>
        <w:r w:rsidR="00943D2C">
          <w:rPr>
            <w:rFonts w:ascii="Segoe UI" w:eastAsia="Times New Roman" w:hAnsi="Segoe UI" w:cs="Segoe UI"/>
            <w:color w:val="24292E"/>
            <w:sz w:val="24"/>
            <w:szCs w:val="24"/>
          </w:rPr>
          <w:t xml:space="preserve"> … </w:t>
        </w:r>
      </w:ins>
    </w:p>
    <w:p w:rsidR="00113D7A" w:rsidRPr="00113D7A" w:rsidDel="00113D7A" w:rsidRDefault="00113D7A">
      <w:pPr>
        <w:spacing w:before="60" w:after="100" w:afterAutospacing="1" w:line="240" w:lineRule="auto"/>
        <w:rPr>
          <w:del w:id="95" w:author="Moustafa Banbouk" w:date="2018-03-07T22:07:00Z"/>
          <w:rFonts w:ascii="Segoe UI" w:eastAsia="Times New Roman" w:hAnsi="Segoe UI" w:cs="Segoe UI"/>
          <w:color w:val="24292E"/>
          <w:sz w:val="24"/>
          <w:szCs w:val="24"/>
        </w:rPr>
        <w:pPrChange w:id="96" w:author="Moustafa Banbouk" w:date="2018-03-07T22:06:00Z">
          <w:pPr>
            <w:numPr>
              <w:numId w:val="2"/>
            </w:numPr>
            <w:tabs>
              <w:tab w:val="num" w:pos="720"/>
            </w:tabs>
            <w:spacing w:before="60" w:after="100" w:afterAutospacing="1" w:line="240" w:lineRule="auto"/>
            <w:ind w:left="720" w:hanging="360"/>
          </w:pPr>
        </w:pPrChange>
      </w:pPr>
    </w:p>
    <w:p w:rsidR="0081171E" w:rsidRPr="0081171E" w:rsidRDefault="0081171E" w:rsidP="0081171E">
      <w:pPr>
        <w:spacing w:before="360" w:after="240" w:line="240" w:lineRule="auto"/>
        <w:outlineLvl w:val="2"/>
        <w:rPr>
          <w:rFonts w:ascii="Segoe UI" w:eastAsia="Times New Roman" w:hAnsi="Segoe UI" w:cs="Segoe UI"/>
          <w:b/>
          <w:bCs/>
          <w:color w:val="24292E"/>
          <w:sz w:val="30"/>
          <w:szCs w:val="30"/>
        </w:rPr>
      </w:pPr>
      <w:r w:rsidRPr="0081171E">
        <w:rPr>
          <w:rFonts w:ascii="Segoe UI" w:eastAsia="Times New Roman" w:hAnsi="Segoe UI" w:cs="Segoe UI"/>
          <w:b/>
          <w:bCs/>
          <w:color w:val="24292E"/>
          <w:sz w:val="30"/>
          <w:szCs w:val="30"/>
        </w:rPr>
        <w:t>Metrics</w:t>
      </w:r>
    </w:p>
    <w:p w:rsidR="00BD6165" w:rsidRDefault="00BD6165">
      <w:pPr>
        <w:spacing w:before="60" w:after="100" w:afterAutospacing="1" w:line="240" w:lineRule="auto"/>
        <w:rPr>
          <w:ins w:id="97" w:author="Moustafa Banbouk" w:date="2018-04-07T23:31:00Z"/>
          <w:rFonts w:ascii="Segoe UI" w:eastAsia="Times New Roman" w:hAnsi="Segoe UI" w:cs="Segoe UI"/>
          <w:color w:val="24292E"/>
          <w:sz w:val="24"/>
          <w:szCs w:val="24"/>
        </w:rPr>
        <w:pPrChange w:id="98" w:author="Moustafa Banbouk" w:date="2018-03-07T22:08:00Z">
          <w:pPr>
            <w:numPr>
              <w:numId w:val="3"/>
            </w:numPr>
            <w:tabs>
              <w:tab w:val="num" w:pos="720"/>
            </w:tabs>
            <w:spacing w:before="60" w:after="100" w:afterAutospacing="1" w:line="240" w:lineRule="auto"/>
            <w:ind w:left="720" w:hanging="360"/>
          </w:pPr>
        </w:pPrChange>
      </w:pPr>
      <w:ins w:id="99" w:author="Moustafa Banbouk" w:date="2018-04-07T23:31:00Z">
        <w:r>
          <w:rPr>
            <w:rFonts w:ascii="Segoe UI" w:eastAsia="Times New Roman" w:hAnsi="Segoe UI" w:cs="Segoe UI"/>
            <w:color w:val="24292E"/>
            <w:sz w:val="24"/>
            <w:szCs w:val="24"/>
          </w:rPr>
          <w:t xml:space="preserve">There are multiple metrics </w:t>
        </w:r>
      </w:ins>
      <w:ins w:id="100" w:author="Moustafa Banbouk" w:date="2018-04-07T23:32:00Z">
        <w:r w:rsidR="002F73EE">
          <w:rPr>
            <w:rFonts w:ascii="Segoe UI" w:eastAsia="Times New Roman" w:hAnsi="Segoe UI" w:cs="Segoe UI"/>
            <w:color w:val="24292E"/>
            <w:sz w:val="24"/>
            <w:szCs w:val="24"/>
          </w:rPr>
          <w:t>t</w:t>
        </w:r>
      </w:ins>
      <w:ins w:id="101" w:author="Moustafa Banbouk" w:date="2018-04-07T23:33:00Z">
        <w:r w:rsidR="002F73EE">
          <w:rPr>
            <w:rFonts w:ascii="Segoe UI" w:eastAsia="Times New Roman" w:hAnsi="Segoe UI" w:cs="Segoe UI"/>
            <w:color w:val="24292E"/>
            <w:sz w:val="24"/>
            <w:szCs w:val="24"/>
          </w:rPr>
          <w:t xml:space="preserve">hat can be used to compare machine learning models, among these metrics, we have R^2 and MSE in which R focusses on linear relationships between variables </w:t>
        </w:r>
      </w:ins>
      <w:ins w:id="102" w:author="Moustafa Banbouk" w:date="2018-04-07T23:34:00Z">
        <w:r w:rsidR="002F73EE">
          <w:rPr>
            <w:rFonts w:ascii="Segoe UI" w:eastAsia="Times New Roman" w:hAnsi="Segoe UI" w:cs="Segoe UI"/>
            <w:color w:val="24292E"/>
            <w:sz w:val="24"/>
            <w:szCs w:val="24"/>
          </w:rPr>
          <w:t>in contrary to MSE that don’t have dependency on the type of relationships between variables.</w:t>
        </w:r>
      </w:ins>
    </w:p>
    <w:p w:rsidR="0081171E" w:rsidRPr="0081171E" w:rsidDel="00466377" w:rsidRDefault="0081171E" w:rsidP="0081171E">
      <w:pPr>
        <w:spacing w:after="240" w:line="240" w:lineRule="auto"/>
        <w:rPr>
          <w:del w:id="103" w:author="Moustafa Banbouk" w:date="2018-03-07T22:18:00Z"/>
          <w:rFonts w:ascii="Segoe UI" w:eastAsia="Times New Roman" w:hAnsi="Segoe UI" w:cs="Segoe UI"/>
          <w:color w:val="24292E"/>
          <w:sz w:val="24"/>
          <w:szCs w:val="24"/>
        </w:rPr>
      </w:pPr>
      <w:del w:id="104" w:author="Moustafa Banbouk" w:date="2018-03-07T22:18:00Z">
        <w:r w:rsidRPr="0081171E" w:rsidDel="00466377">
          <w:rPr>
            <w:rFonts w:ascii="Segoe UI" w:eastAsia="Times New Roman" w:hAnsi="Segoe UI" w:cs="Segoe UI"/>
            <w:color w:val="24292E"/>
            <w:sz w:val="24"/>
            <w:szCs w:val="24"/>
          </w:rPr>
          <w:delText>In this section, you will need to clearly define the metrics or calculations you will use to measure performance of a model or result in your project. These calculations and metrics should be justified based on the characteristics of the problem and problem domain. Questions to ask yourself when writing this section:</w:delText>
        </w:r>
      </w:del>
    </w:p>
    <w:p w:rsidR="0081171E" w:rsidRPr="0081171E" w:rsidDel="00466377" w:rsidRDefault="0081171E" w:rsidP="0081171E">
      <w:pPr>
        <w:numPr>
          <w:ilvl w:val="0"/>
          <w:numId w:val="3"/>
        </w:numPr>
        <w:spacing w:before="100" w:beforeAutospacing="1" w:after="100" w:afterAutospacing="1" w:line="240" w:lineRule="auto"/>
        <w:rPr>
          <w:del w:id="105" w:author="Moustafa Banbouk" w:date="2018-03-07T22:18:00Z"/>
          <w:rFonts w:ascii="Segoe UI" w:eastAsia="Times New Roman" w:hAnsi="Segoe UI" w:cs="Segoe UI"/>
          <w:color w:val="24292E"/>
          <w:sz w:val="24"/>
          <w:szCs w:val="24"/>
        </w:rPr>
      </w:pPr>
      <w:del w:id="106" w:author="Moustafa Banbouk" w:date="2018-03-07T22:18:00Z">
        <w:r w:rsidRPr="0081171E" w:rsidDel="00466377">
          <w:rPr>
            <w:rFonts w:ascii="Segoe UI" w:eastAsia="Times New Roman" w:hAnsi="Segoe UI" w:cs="Segoe UI"/>
            <w:i/>
            <w:iCs/>
            <w:color w:val="24292E"/>
            <w:sz w:val="24"/>
            <w:szCs w:val="24"/>
          </w:rPr>
          <w:delText>Are the metrics you’ve chosen to measure the performance of your models clearly discussed and defined?</w:delText>
        </w:r>
      </w:del>
    </w:p>
    <w:p w:rsidR="00113D7A" w:rsidRDefault="0081171E">
      <w:pPr>
        <w:spacing w:before="60" w:after="100" w:afterAutospacing="1" w:line="240" w:lineRule="auto"/>
        <w:rPr>
          <w:ins w:id="107" w:author="Moustafa Banbouk" w:date="2018-03-07T22:13:00Z"/>
          <w:rFonts w:ascii="Segoe UI" w:eastAsia="Times New Roman" w:hAnsi="Segoe UI" w:cs="Segoe UI"/>
          <w:color w:val="24292E"/>
          <w:sz w:val="24"/>
          <w:szCs w:val="24"/>
        </w:rPr>
        <w:pPrChange w:id="108" w:author="Moustafa Banbouk" w:date="2018-03-07T22:08:00Z">
          <w:pPr>
            <w:numPr>
              <w:numId w:val="3"/>
            </w:numPr>
            <w:tabs>
              <w:tab w:val="num" w:pos="720"/>
            </w:tabs>
            <w:spacing w:before="60" w:after="100" w:afterAutospacing="1" w:line="240" w:lineRule="auto"/>
            <w:ind w:left="720" w:hanging="360"/>
          </w:pPr>
        </w:pPrChange>
      </w:pPr>
      <w:del w:id="109" w:author="Moustafa Banbouk" w:date="2018-03-07T22:18:00Z">
        <w:r w:rsidRPr="0081171E" w:rsidDel="00466377">
          <w:rPr>
            <w:rFonts w:ascii="Segoe UI" w:eastAsia="Times New Roman" w:hAnsi="Segoe UI" w:cs="Segoe UI"/>
            <w:i/>
            <w:iCs/>
            <w:color w:val="24292E"/>
            <w:sz w:val="24"/>
            <w:szCs w:val="24"/>
          </w:rPr>
          <w:delText>Have you provided reasonable justification for the metrics chosen based on the problem and solution?</w:delText>
        </w:r>
      </w:del>
      <w:ins w:id="110" w:author="Moustafa Banbouk" w:date="2018-03-07T22:09:00Z">
        <w:r w:rsidR="00113D7A">
          <w:rPr>
            <w:rFonts w:ascii="Segoe UI" w:eastAsia="Times New Roman" w:hAnsi="Segoe UI" w:cs="Segoe UI"/>
            <w:color w:val="24292E"/>
            <w:sz w:val="24"/>
            <w:szCs w:val="24"/>
          </w:rPr>
          <w:t xml:space="preserve">Since the problem under discussion is a supervised learning / regression problem, we will be using MSE </w:t>
        </w:r>
      </w:ins>
      <w:ins w:id="111" w:author="Moustafa Banbouk" w:date="2018-03-07T22:10:00Z">
        <w:r w:rsidR="00113D7A">
          <w:rPr>
            <w:rFonts w:ascii="Segoe UI" w:eastAsia="Times New Roman" w:hAnsi="Segoe UI" w:cs="Segoe UI"/>
            <w:color w:val="24292E"/>
            <w:sz w:val="24"/>
            <w:szCs w:val="24"/>
          </w:rPr>
          <w:t>(Mean-Squared-Error)</w:t>
        </w:r>
      </w:ins>
      <w:ins w:id="112" w:author="Moustafa Banbouk" w:date="2018-03-07T22:11:00Z">
        <w:r w:rsidR="00113D7A">
          <w:rPr>
            <w:rFonts w:ascii="Segoe UI" w:eastAsia="Times New Roman" w:hAnsi="Segoe UI" w:cs="Segoe UI"/>
            <w:color w:val="24292E"/>
            <w:sz w:val="24"/>
            <w:szCs w:val="24"/>
          </w:rPr>
          <w:t xml:space="preserve"> which will measure the average of the squares of errors or deviations between the predicted altcoin price and </w:t>
        </w:r>
      </w:ins>
      <w:ins w:id="113" w:author="Moustafa Banbouk" w:date="2018-03-07T22:12:00Z">
        <w:r w:rsidR="00113D7A">
          <w:rPr>
            <w:rFonts w:ascii="Segoe UI" w:eastAsia="Times New Roman" w:hAnsi="Segoe UI" w:cs="Segoe UI"/>
            <w:color w:val="24292E"/>
            <w:sz w:val="24"/>
            <w:szCs w:val="24"/>
          </w:rPr>
          <w:t xml:space="preserve">the actual one. The MSE is a measure of the quality of an estimator – it is always non-negative and values closer to zero </w:t>
        </w:r>
      </w:ins>
      <w:ins w:id="114" w:author="Moustafa Banbouk" w:date="2018-03-07T22:13:00Z">
        <w:r w:rsidR="00113D7A">
          <w:rPr>
            <w:rFonts w:ascii="Segoe UI" w:eastAsia="Times New Roman" w:hAnsi="Segoe UI" w:cs="Segoe UI"/>
            <w:color w:val="24292E"/>
            <w:sz w:val="24"/>
            <w:szCs w:val="24"/>
          </w:rPr>
          <w:t>are better.</w:t>
        </w:r>
      </w:ins>
    </w:p>
    <w:p w:rsidR="00113D7A" w:rsidRDefault="00113D7A">
      <w:pPr>
        <w:spacing w:before="60" w:after="100" w:afterAutospacing="1" w:line="240" w:lineRule="auto"/>
        <w:rPr>
          <w:ins w:id="115" w:author="Moustafa Banbouk" w:date="2018-03-07T22:21:00Z"/>
          <w:rFonts w:ascii="Segoe UI" w:eastAsia="Times New Roman" w:hAnsi="Segoe UI" w:cs="Segoe UI"/>
          <w:color w:val="24292E"/>
          <w:sz w:val="24"/>
          <w:szCs w:val="24"/>
        </w:rPr>
        <w:pPrChange w:id="116" w:author="Moustafa Banbouk" w:date="2018-03-07T22:08:00Z">
          <w:pPr>
            <w:numPr>
              <w:numId w:val="3"/>
            </w:numPr>
            <w:tabs>
              <w:tab w:val="num" w:pos="720"/>
            </w:tabs>
            <w:spacing w:before="60" w:after="100" w:afterAutospacing="1" w:line="240" w:lineRule="auto"/>
            <w:ind w:left="720" w:hanging="360"/>
          </w:pPr>
        </w:pPrChange>
      </w:pPr>
      <w:proofErr w:type="gramStart"/>
      <w:ins w:id="117" w:author="Moustafa Banbouk" w:date="2018-03-07T22:13:00Z">
        <w:r>
          <w:rPr>
            <w:rFonts w:ascii="Segoe UI" w:eastAsia="Times New Roman" w:hAnsi="Segoe UI" w:cs="Segoe UI"/>
            <w:color w:val="24292E"/>
            <w:sz w:val="24"/>
            <w:szCs w:val="24"/>
          </w:rPr>
          <w:t>In order to</w:t>
        </w:r>
        <w:proofErr w:type="gramEnd"/>
        <w:r>
          <w:rPr>
            <w:rFonts w:ascii="Segoe UI" w:eastAsia="Times New Roman" w:hAnsi="Segoe UI" w:cs="Segoe UI"/>
            <w:color w:val="24292E"/>
            <w:sz w:val="24"/>
            <w:szCs w:val="24"/>
          </w:rPr>
          <w:t xml:space="preserve"> compare between the performance of various </w:t>
        </w:r>
      </w:ins>
      <w:ins w:id="118" w:author="Moustafa Banbouk" w:date="2018-03-07T22:14:00Z">
        <w:r>
          <w:rPr>
            <w:rFonts w:ascii="Segoe UI" w:eastAsia="Times New Roman" w:hAnsi="Segoe UI" w:cs="Segoe UI"/>
            <w:color w:val="24292E"/>
            <w:sz w:val="24"/>
            <w:szCs w:val="24"/>
          </w:rPr>
          <w:t>machine learning algorithms, we will be comparing the average MSE</w:t>
        </w:r>
        <w:r w:rsidR="00466377">
          <w:rPr>
            <w:rFonts w:ascii="Segoe UI" w:eastAsia="Times New Roman" w:hAnsi="Segoe UI" w:cs="Segoe UI"/>
            <w:color w:val="24292E"/>
            <w:sz w:val="24"/>
            <w:szCs w:val="24"/>
          </w:rPr>
          <w:t xml:space="preserve"> and selecting the algorithm with the least MSE.</w:t>
        </w:r>
      </w:ins>
      <w:ins w:id="119" w:author="Moustafa Banbouk" w:date="2018-03-07T22:16:00Z">
        <w:r w:rsidR="00466377">
          <w:rPr>
            <w:rFonts w:ascii="Segoe UI" w:eastAsia="Times New Roman" w:hAnsi="Segoe UI" w:cs="Segoe UI"/>
            <w:color w:val="24292E"/>
            <w:sz w:val="24"/>
            <w:szCs w:val="24"/>
          </w:rPr>
          <w:t xml:space="preserve"> In our problem of predicting the altcoin price, we will be measuring the weekly average MSE value </w:t>
        </w:r>
      </w:ins>
      <w:ins w:id="120" w:author="Moustafa Banbouk" w:date="2018-03-07T22:17:00Z">
        <w:r w:rsidR="00466377">
          <w:rPr>
            <w:rFonts w:ascii="Segoe UI" w:eastAsia="Times New Roman" w:hAnsi="Segoe UI" w:cs="Segoe UI"/>
            <w:color w:val="24292E"/>
            <w:sz w:val="24"/>
            <w:szCs w:val="24"/>
          </w:rPr>
          <w:t>for multiple weeks and calculate the average value of all MSEs</w:t>
        </w:r>
      </w:ins>
      <w:ins w:id="121" w:author="Moustafa Banbouk" w:date="2018-03-07T22:18:00Z">
        <w:r w:rsidR="00466377">
          <w:rPr>
            <w:rFonts w:ascii="Segoe UI" w:eastAsia="Times New Roman" w:hAnsi="Segoe UI" w:cs="Segoe UI"/>
            <w:color w:val="24292E"/>
            <w:sz w:val="24"/>
            <w:szCs w:val="24"/>
          </w:rPr>
          <w:t xml:space="preserve"> as a performance metric.</w:t>
        </w:r>
      </w:ins>
    </w:p>
    <w:p w:rsidR="00160F2E" w:rsidRPr="00113D7A" w:rsidRDefault="00160F2E">
      <w:pPr>
        <w:spacing w:before="60" w:after="100" w:afterAutospacing="1" w:line="240" w:lineRule="auto"/>
        <w:rPr>
          <w:rFonts w:ascii="Segoe UI" w:eastAsia="Times New Roman" w:hAnsi="Segoe UI" w:cs="Segoe UI"/>
          <w:color w:val="24292E"/>
          <w:sz w:val="24"/>
          <w:szCs w:val="24"/>
        </w:rPr>
        <w:pPrChange w:id="122" w:author="Moustafa Banbouk" w:date="2018-03-07T22:08:00Z">
          <w:pPr>
            <w:numPr>
              <w:numId w:val="3"/>
            </w:numPr>
            <w:tabs>
              <w:tab w:val="num" w:pos="720"/>
            </w:tabs>
            <w:spacing w:before="60" w:after="100" w:afterAutospacing="1" w:line="240" w:lineRule="auto"/>
            <w:ind w:left="720" w:hanging="360"/>
          </w:pPr>
        </w:pPrChange>
      </w:pPr>
      <w:ins w:id="123" w:author="Moustafa Banbouk" w:date="2018-03-07T22:22:00Z">
        <w:r>
          <w:rPr>
            <w:noProof/>
          </w:rPr>
          <w:lastRenderedPageBreak/>
          <w:drawing>
            <wp:inline distT="0" distB="0" distL="0" distR="0" wp14:anchorId="6F6BF2B4" wp14:editId="0F6E5A2B">
              <wp:extent cx="2126615" cy="600853"/>
              <wp:effectExtent l="0" t="0" r="698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52065" cy="608044"/>
                      </a:xfrm>
                      <a:prstGeom prst="rect">
                        <a:avLst/>
                      </a:prstGeom>
                    </pic:spPr>
                  </pic:pic>
                </a:graphicData>
              </a:graphic>
            </wp:inline>
          </w:drawing>
        </w:r>
      </w:ins>
    </w:p>
    <w:p w:rsidR="0081171E" w:rsidRPr="0081171E" w:rsidRDefault="0081171E" w:rsidP="0081171E">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81171E">
        <w:rPr>
          <w:rFonts w:ascii="Segoe UI" w:eastAsia="Times New Roman" w:hAnsi="Segoe UI" w:cs="Segoe UI"/>
          <w:b/>
          <w:bCs/>
          <w:color w:val="24292E"/>
          <w:sz w:val="36"/>
          <w:szCs w:val="36"/>
        </w:rPr>
        <w:t>II. Analysis</w:t>
      </w:r>
    </w:p>
    <w:p w:rsidR="0081171E" w:rsidRPr="0081171E" w:rsidDel="00F51F66" w:rsidRDefault="0081171E" w:rsidP="0081171E">
      <w:pPr>
        <w:spacing w:after="240" w:line="240" w:lineRule="auto"/>
        <w:rPr>
          <w:del w:id="124" w:author="Moustafa Banbouk" w:date="2018-04-01T23:03:00Z"/>
          <w:rFonts w:ascii="Segoe UI" w:eastAsia="Times New Roman" w:hAnsi="Segoe UI" w:cs="Segoe UI"/>
          <w:color w:val="24292E"/>
          <w:sz w:val="24"/>
          <w:szCs w:val="24"/>
        </w:rPr>
      </w:pPr>
      <w:del w:id="125" w:author="Moustafa Banbouk" w:date="2018-04-01T23:03:00Z">
        <w:r w:rsidRPr="0081171E" w:rsidDel="00F51F66">
          <w:rPr>
            <w:rFonts w:ascii="Segoe UI" w:eastAsia="Times New Roman" w:hAnsi="Segoe UI" w:cs="Segoe UI"/>
            <w:i/>
            <w:iCs/>
            <w:color w:val="24292E"/>
            <w:sz w:val="24"/>
            <w:szCs w:val="24"/>
          </w:rPr>
          <w:delText>(approx. 2-4 pages)</w:delText>
        </w:r>
      </w:del>
    </w:p>
    <w:p w:rsidR="0081171E" w:rsidRPr="0081171E" w:rsidRDefault="0081171E" w:rsidP="0081171E">
      <w:pPr>
        <w:spacing w:before="360" w:after="240" w:line="240" w:lineRule="auto"/>
        <w:outlineLvl w:val="2"/>
        <w:rPr>
          <w:rFonts w:ascii="Segoe UI" w:eastAsia="Times New Roman" w:hAnsi="Segoe UI" w:cs="Segoe UI"/>
          <w:b/>
          <w:bCs/>
          <w:color w:val="24292E"/>
          <w:sz w:val="30"/>
          <w:szCs w:val="30"/>
        </w:rPr>
      </w:pPr>
      <w:r w:rsidRPr="0081171E">
        <w:rPr>
          <w:rFonts w:ascii="Segoe UI" w:eastAsia="Times New Roman" w:hAnsi="Segoe UI" w:cs="Segoe UI"/>
          <w:b/>
          <w:bCs/>
          <w:color w:val="24292E"/>
          <w:sz w:val="30"/>
          <w:szCs w:val="30"/>
        </w:rPr>
        <w:t>Data Exploration</w:t>
      </w:r>
    </w:p>
    <w:p w:rsidR="0081171E" w:rsidRPr="0081171E" w:rsidDel="00AD2704" w:rsidRDefault="0081171E" w:rsidP="0081171E">
      <w:pPr>
        <w:spacing w:after="240" w:line="240" w:lineRule="auto"/>
        <w:rPr>
          <w:del w:id="126" w:author="Moustafa Banbouk" w:date="2018-03-11T23:06:00Z"/>
          <w:rFonts w:ascii="Segoe UI" w:eastAsia="Times New Roman" w:hAnsi="Segoe UI" w:cs="Segoe UI"/>
          <w:color w:val="24292E"/>
          <w:sz w:val="24"/>
          <w:szCs w:val="24"/>
        </w:rPr>
      </w:pPr>
      <w:del w:id="127" w:author="Moustafa Banbouk" w:date="2018-03-11T23:06:00Z">
        <w:r w:rsidRPr="00466377" w:rsidDel="00AD2704">
          <w:rPr>
            <w:rFonts w:ascii="Segoe UI" w:eastAsia="Times New Roman" w:hAnsi="Segoe UI" w:cs="Segoe UI"/>
            <w:color w:val="24292E"/>
            <w:sz w:val="24"/>
            <w:szCs w:val="24"/>
            <w:highlight w:val="yellow"/>
            <w:rPrChange w:id="128" w:author="Moustafa Banbouk" w:date="2018-03-07T22:19:00Z">
              <w:rPr>
                <w:rFonts w:ascii="Segoe UI" w:eastAsia="Times New Roman" w:hAnsi="Segoe UI" w:cs="Segoe UI"/>
                <w:color w:val="24292E"/>
                <w:sz w:val="24"/>
                <w:szCs w:val="24"/>
              </w:rPr>
            </w:rPrChange>
          </w:rPr>
          <w:delText>In this section, you will be expected to analyze the data you are using for the problem. This data can either be in the form of a dataset (or datasets), input data (or input files), or even an environment. The type of data should be thoroughly described and, if possible, have basic statistics and information presented (such as discussion of input features or defining characteristics about the input or environment). Any abnormalities or interesting qualities about the data that may need to be addressed have been identified (such as features that need to be transformed or the possibility of outliers). Questions to ask yourself when writing this section:</w:delText>
        </w:r>
      </w:del>
    </w:p>
    <w:p w:rsidR="0081171E" w:rsidRPr="00466377" w:rsidDel="00AD2704" w:rsidRDefault="0081171E" w:rsidP="0081171E">
      <w:pPr>
        <w:numPr>
          <w:ilvl w:val="0"/>
          <w:numId w:val="4"/>
        </w:numPr>
        <w:spacing w:before="100" w:beforeAutospacing="1" w:after="100" w:afterAutospacing="1" w:line="240" w:lineRule="auto"/>
        <w:rPr>
          <w:del w:id="129" w:author="Moustafa Banbouk" w:date="2018-03-11T23:06:00Z"/>
          <w:rFonts w:ascii="Segoe UI" w:eastAsia="Times New Roman" w:hAnsi="Segoe UI" w:cs="Segoe UI"/>
          <w:color w:val="24292E"/>
          <w:sz w:val="24"/>
          <w:szCs w:val="24"/>
          <w:highlight w:val="yellow"/>
          <w:rPrChange w:id="130" w:author="Moustafa Banbouk" w:date="2018-03-07T22:20:00Z">
            <w:rPr>
              <w:del w:id="131" w:author="Moustafa Banbouk" w:date="2018-03-11T23:06:00Z"/>
              <w:rFonts w:ascii="Segoe UI" w:eastAsia="Times New Roman" w:hAnsi="Segoe UI" w:cs="Segoe UI"/>
              <w:color w:val="24292E"/>
              <w:sz w:val="24"/>
              <w:szCs w:val="24"/>
            </w:rPr>
          </w:rPrChange>
        </w:rPr>
      </w:pPr>
      <w:del w:id="132" w:author="Moustafa Banbouk" w:date="2018-03-11T23:06:00Z">
        <w:r w:rsidRPr="00466377" w:rsidDel="00AD2704">
          <w:rPr>
            <w:rFonts w:ascii="Segoe UI" w:eastAsia="Times New Roman" w:hAnsi="Segoe UI" w:cs="Segoe UI"/>
            <w:i/>
            <w:iCs/>
            <w:color w:val="24292E"/>
            <w:sz w:val="24"/>
            <w:szCs w:val="24"/>
            <w:highlight w:val="yellow"/>
            <w:rPrChange w:id="133" w:author="Moustafa Banbouk" w:date="2018-03-07T22:20:00Z">
              <w:rPr>
                <w:rFonts w:ascii="Segoe UI" w:eastAsia="Times New Roman" w:hAnsi="Segoe UI" w:cs="Segoe UI"/>
                <w:i/>
                <w:iCs/>
                <w:color w:val="24292E"/>
                <w:sz w:val="24"/>
                <w:szCs w:val="24"/>
              </w:rPr>
            </w:rPrChange>
          </w:rPr>
          <w:delText>If a dataset is present for this problem, have you thoroughly discussed certain features about the dataset? Has a data sample been provided to the reader?</w:delText>
        </w:r>
      </w:del>
    </w:p>
    <w:p w:rsidR="0081171E" w:rsidRPr="00466377" w:rsidDel="00AD2704" w:rsidRDefault="0081171E" w:rsidP="0081171E">
      <w:pPr>
        <w:numPr>
          <w:ilvl w:val="0"/>
          <w:numId w:val="4"/>
        </w:numPr>
        <w:spacing w:before="60" w:after="100" w:afterAutospacing="1" w:line="240" w:lineRule="auto"/>
        <w:rPr>
          <w:del w:id="134" w:author="Moustafa Banbouk" w:date="2018-03-11T23:06:00Z"/>
          <w:rFonts w:ascii="Segoe UI" w:eastAsia="Times New Roman" w:hAnsi="Segoe UI" w:cs="Segoe UI"/>
          <w:color w:val="24292E"/>
          <w:sz w:val="24"/>
          <w:szCs w:val="24"/>
          <w:highlight w:val="yellow"/>
          <w:rPrChange w:id="135" w:author="Moustafa Banbouk" w:date="2018-03-07T22:20:00Z">
            <w:rPr>
              <w:del w:id="136" w:author="Moustafa Banbouk" w:date="2018-03-11T23:06:00Z"/>
              <w:rFonts w:ascii="Segoe UI" w:eastAsia="Times New Roman" w:hAnsi="Segoe UI" w:cs="Segoe UI"/>
              <w:color w:val="24292E"/>
              <w:sz w:val="24"/>
              <w:szCs w:val="24"/>
            </w:rPr>
          </w:rPrChange>
        </w:rPr>
      </w:pPr>
      <w:del w:id="137" w:author="Moustafa Banbouk" w:date="2018-03-11T23:06:00Z">
        <w:r w:rsidRPr="00466377" w:rsidDel="00AD2704">
          <w:rPr>
            <w:rFonts w:ascii="Segoe UI" w:eastAsia="Times New Roman" w:hAnsi="Segoe UI" w:cs="Segoe UI"/>
            <w:i/>
            <w:iCs/>
            <w:color w:val="24292E"/>
            <w:sz w:val="24"/>
            <w:szCs w:val="24"/>
            <w:highlight w:val="yellow"/>
            <w:rPrChange w:id="138" w:author="Moustafa Banbouk" w:date="2018-03-07T22:20:00Z">
              <w:rPr>
                <w:rFonts w:ascii="Segoe UI" w:eastAsia="Times New Roman" w:hAnsi="Segoe UI" w:cs="Segoe UI"/>
                <w:i/>
                <w:iCs/>
                <w:color w:val="24292E"/>
                <w:sz w:val="24"/>
                <w:szCs w:val="24"/>
              </w:rPr>
            </w:rPrChange>
          </w:rPr>
          <w:delText>If a dataset is present for this problem, are statistics about the dataset calculated and reported? Have any relevant results from this calculation been discussed?</w:delText>
        </w:r>
      </w:del>
    </w:p>
    <w:p w:rsidR="0081171E" w:rsidRPr="00466377" w:rsidDel="00AD2704" w:rsidRDefault="0081171E" w:rsidP="0081171E">
      <w:pPr>
        <w:numPr>
          <w:ilvl w:val="0"/>
          <w:numId w:val="4"/>
        </w:numPr>
        <w:spacing w:before="60" w:after="100" w:afterAutospacing="1" w:line="240" w:lineRule="auto"/>
        <w:rPr>
          <w:del w:id="139" w:author="Moustafa Banbouk" w:date="2018-03-11T23:06:00Z"/>
          <w:rFonts w:ascii="Segoe UI" w:eastAsia="Times New Roman" w:hAnsi="Segoe UI" w:cs="Segoe UI"/>
          <w:color w:val="24292E"/>
          <w:sz w:val="24"/>
          <w:szCs w:val="24"/>
          <w:highlight w:val="yellow"/>
          <w:rPrChange w:id="140" w:author="Moustafa Banbouk" w:date="2018-03-07T22:20:00Z">
            <w:rPr>
              <w:del w:id="141" w:author="Moustafa Banbouk" w:date="2018-03-11T23:06:00Z"/>
              <w:rFonts w:ascii="Segoe UI" w:eastAsia="Times New Roman" w:hAnsi="Segoe UI" w:cs="Segoe UI"/>
              <w:color w:val="24292E"/>
              <w:sz w:val="24"/>
              <w:szCs w:val="24"/>
            </w:rPr>
          </w:rPrChange>
        </w:rPr>
      </w:pPr>
      <w:del w:id="142" w:author="Moustafa Banbouk" w:date="2018-03-11T23:06:00Z">
        <w:r w:rsidRPr="00466377" w:rsidDel="00AD2704">
          <w:rPr>
            <w:rFonts w:ascii="Segoe UI" w:eastAsia="Times New Roman" w:hAnsi="Segoe UI" w:cs="Segoe UI"/>
            <w:i/>
            <w:iCs/>
            <w:color w:val="24292E"/>
            <w:sz w:val="24"/>
            <w:szCs w:val="24"/>
            <w:highlight w:val="yellow"/>
            <w:rPrChange w:id="143" w:author="Moustafa Banbouk" w:date="2018-03-07T22:20:00Z">
              <w:rPr>
                <w:rFonts w:ascii="Segoe UI" w:eastAsia="Times New Roman" w:hAnsi="Segoe UI" w:cs="Segoe UI"/>
                <w:i/>
                <w:iCs/>
                <w:color w:val="24292E"/>
                <w:sz w:val="24"/>
                <w:szCs w:val="24"/>
              </w:rPr>
            </w:rPrChange>
          </w:rPr>
          <w:delText>If a dataset is </w:delText>
        </w:r>
        <w:r w:rsidRPr="00466377" w:rsidDel="00AD2704">
          <w:rPr>
            <w:rFonts w:ascii="Segoe UI" w:eastAsia="Times New Roman" w:hAnsi="Segoe UI" w:cs="Segoe UI"/>
            <w:b/>
            <w:bCs/>
            <w:i/>
            <w:iCs/>
            <w:color w:val="24292E"/>
            <w:sz w:val="24"/>
            <w:szCs w:val="24"/>
            <w:highlight w:val="yellow"/>
            <w:rPrChange w:id="144" w:author="Moustafa Banbouk" w:date="2018-03-07T22:20:00Z">
              <w:rPr>
                <w:rFonts w:ascii="Segoe UI" w:eastAsia="Times New Roman" w:hAnsi="Segoe UI" w:cs="Segoe UI"/>
                <w:b/>
                <w:bCs/>
                <w:i/>
                <w:iCs/>
                <w:color w:val="24292E"/>
                <w:sz w:val="24"/>
                <w:szCs w:val="24"/>
              </w:rPr>
            </w:rPrChange>
          </w:rPr>
          <w:delText>not</w:delText>
        </w:r>
        <w:r w:rsidRPr="00466377" w:rsidDel="00AD2704">
          <w:rPr>
            <w:rFonts w:ascii="Segoe UI" w:eastAsia="Times New Roman" w:hAnsi="Segoe UI" w:cs="Segoe UI"/>
            <w:i/>
            <w:iCs/>
            <w:color w:val="24292E"/>
            <w:sz w:val="24"/>
            <w:szCs w:val="24"/>
            <w:highlight w:val="yellow"/>
            <w:rPrChange w:id="145" w:author="Moustafa Banbouk" w:date="2018-03-07T22:20:00Z">
              <w:rPr>
                <w:rFonts w:ascii="Segoe UI" w:eastAsia="Times New Roman" w:hAnsi="Segoe UI" w:cs="Segoe UI"/>
                <w:i/>
                <w:iCs/>
                <w:color w:val="24292E"/>
                <w:sz w:val="24"/>
                <w:szCs w:val="24"/>
              </w:rPr>
            </w:rPrChange>
          </w:rPr>
          <w:delText> present for this problem, has discussion been made about the input space or input data for your problem?</w:delText>
        </w:r>
      </w:del>
    </w:p>
    <w:p w:rsidR="000E284C" w:rsidRDefault="0081171E">
      <w:pPr>
        <w:spacing w:before="60" w:after="100" w:afterAutospacing="1" w:line="240" w:lineRule="auto"/>
        <w:rPr>
          <w:ins w:id="146" w:author="Moustafa Banbouk" w:date="2018-03-11T22:22:00Z"/>
          <w:rFonts w:ascii="Segoe UI" w:eastAsia="Times New Roman" w:hAnsi="Segoe UI" w:cs="Segoe UI"/>
          <w:color w:val="24292E"/>
          <w:sz w:val="24"/>
          <w:szCs w:val="24"/>
        </w:rPr>
        <w:pPrChange w:id="147" w:author="Moustafa Banbouk" w:date="2018-03-11T22:16:00Z">
          <w:pPr>
            <w:numPr>
              <w:numId w:val="4"/>
            </w:numPr>
            <w:tabs>
              <w:tab w:val="num" w:pos="720"/>
            </w:tabs>
            <w:spacing w:before="60" w:after="100" w:afterAutospacing="1" w:line="240" w:lineRule="auto"/>
            <w:ind w:left="720" w:hanging="360"/>
          </w:pPr>
        </w:pPrChange>
      </w:pPr>
      <w:del w:id="148" w:author="Moustafa Banbouk" w:date="2018-03-11T23:06:00Z">
        <w:r w:rsidRPr="00466377" w:rsidDel="00AD2704">
          <w:rPr>
            <w:rFonts w:ascii="Segoe UI" w:eastAsia="Times New Roman" w:hAnsi="Segoe UI" w:cs="Segoe UI"/>
            <w:i/>
            <w:iCs/>
            <w:color w:val="24292E"/>
            <w:sz w:val="24"/>
            <w:szCs w:val="24"/>
            <w:highlight w:val="yellow"/>
            <w:rPrChange w:id="149" w:author="Moustafa Banbouk" w:date="2018-03-07T22:20:00Z">
              <w:rPr>
                <w:rFonts w:ascii="Segoe UI" w:eastAsia="Times New Roman" w:hAnsi="Segoe UI" w:cs="Segoe UI"/>
                <w:i/>
                <w:iCs/>
                <w:color w:val="24292E"/>
                <w:sz w:val="24"/>
                <w:szCs w:val="24"/>
              </w:rPr>
            </w:rPrChange>
          </w:rPr>
          <w:delText>Are there any abnormalities or characteristics about the input space or dataset that need to be addressed? (categorical variables, missing values, outliers, etc.)</w:delText>
        </w:r>
      </w:del>
      <w:ins w:id="150" w:author="Moustafa Banbouk" w:date="2018-03-11T22:20:00Z">
        <w:r w:rsidR="000E284C">
          <w:rPr>
            <w:rFonts w:ascii="Segoe UI" w:eastAsia="Times New Roman" w:hAnsi="Segoe UI" w:cs="Segoe UI"/>
            <w:color w:val="24292E"/>
            <w:sz w:val="24"/>
            <w:szCs w:val="24"/>
          </w:rPr>
          <w:t xml:space="preserve">After </w:t>
        </w:r>
      </w:ins>
      <w:ins w:id="151" w:author="Moustafa Banbouk" w:date="2018-03-11T22:21:00Z">
        <w:r w:rsidR="000E284C">
          <w:rPr>
            <w:rFonts w:ascii="Segoe UI" w:eastAsia="Times New Roman" w:hAnsi="Segoe UI" w:cs="Segoe UI"/>
            <w:color w:val="24292E"/>
            <w:sz w:val="24"/>
            <w:szCs w:val="24"/>
          </w:rPr>
          <w:t xml:space="preserve">performing a simple search on the Internet, I found an online portal that aggregates data from </w:t>
        </w:r>
      </w:ins>
      <w:ins w:id="152" w:author="Moustafa Banbouk" w:date="2018-03-11T22:22:00Z">
        <w:r w:rsidR="000E284C">
          <w:rPr>
            <w:rFonts w:ascii="Segoe UI" w:eastAsia="Times New Roman" w:hAnsi="Segoe UI" w:cs="Segoe UI"/>
            <w:color w:val="24292E"/>
            <w:sz w:val="24"/>
            <w:szCs w:val="24"/>
          </w:rPr>
          <w:t xml:space="preserve">many exchanges and offer many query parameters (Link: </w:t>
        </w:r>
        <w:r w:rsidR="000E284C">
          <w:rPr>
            <w:rFonts w:ascii="Segoe UI" w:eastAsia="Times New Roman" w:hAnsi="Segoe UI" w:cs="Segoe UI"/>
            <w:color w:val="24292E"/>
            <w:sz w:val="24"/>
            <w:szCs w:val="24"/>
          </w:rPr>
          <w:fldChar w:fldCharType="begin"/>
        </w:r>
        <w:r w:rsidR="000E284C">
          <w:rPr>
            <w:rFonts w:ascii="Segoe UI" w:eastAsia="Times New Roman" w:hAnsi="Segoe UI" w:cs="Segoe UI"/>
            <w:color w:val="24292E"/>
            <w:sz w:val="24"/>
            <w:szCs w:val="24"/>
          </w:rPr>
          <w:instrText xml:space="preserve"> HYPERLINK "</w:instrText>
        </w:r>
        <w:r w:rsidR="000E284C" w:rsidRPr="000E284C">
          <w:rPr>
            <w:rFonts w:ascii="Segoe UI" w:eastAsia="Times New Roman" w:hAnsi="Segoe UI" w:cs="Segoe UI"/>
            <w:color w:val="24292E"/>
            <w:sz w:val="24"/>
            <w:szCs w:val="24"/>
          </w:rPr>
          <w:instrText>https://www.cryptocompare.com/api</w:instrText>
        </w:r>
        <w:r w:rsidR="000E284C">
          <w:rPr>
            <w:rFonts w:ascii="Segoe UI" w:eastAsia="Times New Roman" w:hAnsi="Segoe UI" w:cs="Segoe UI"/>
            <w:color w:val="24292E"/>
            <w:sz w:val="24"/>
            <w:szCs w:val="24"/>
          </w:rPr>
          <w:instrText xml:space="preserve">" </w:instrText>
        </w:r>
        <w:r w:rsidR="000E284C">
          <w:rPr>
            <w:rFonts w:ascii="Segoe UI" w:eastAsia="Times New Roman" w:hAnsi="Segoe UI" w:cs="Segoe UI"/>
            <w:color w:val="24292E"/>
            <w:sz w:val="24"/>
            <w:szCs w:val="24"/>
          </w:rPr>
          <w:fldChar w:fldCharType="separate"/>
        </w:r>
      </w:ins>
      <w:r w:rsidR="000E284C" w:rsidRPr="00B20D88">
        <w:rPr>
          <w:rStyle w:val="Hyperlink"/>
          <w:rFonts w:ascii="Segoe UI" w:eastAsia="Times New Roman" w:hAnsi="Segoe UI" w:cs="Segoe UI"/>
          <w:sz w:val="24"/>
          <w:szCs w:val="24"/>
        </w:rPr>
        <w:t>https://www.cryptocompare.com/api</w:t>
      </w:r>
      <w:ins w:id="153" w:author="Moustafa Banbouk" w:date="2018-03-11T22:22:00Z">
        <w:r w:rsidR="000E284C">
          <w:rPr>
            <w:rFonts w:ascii="Segoe UI" w:eastAsia="Times New Roman" w:hAnsi="Segoe UI" w:cs="Segoe UI"/>
            <w:color w:val="24292E"/>
            <w:sz w:val="24"/>
            <w:szCs w:val="24"/>
          </w:rPr>
          <w:fldChar w:fldCharType="end"/>
        </w:r>
        <w:r w:rsidR="000E284C">
          <w:rPr>
            <w:rFonts w:ascii="Segoe UI" w:eastAsia="Times New Roman" w:hAnsi="Segoe UI" w:cs="Segoe UI"/>
            <w:color w:val="24292E"/>
            <w:sz w:val="24"/>
            <w:szCs w:val="24"/>
          </w:rPr>
          <w:t xml:space="preserve">) </w:t>
        </w:r>
      </w:ins>
    </w:p>
    <w:p w:rsidR="000E284C" w:rsidRDefault="007B496F">
      <w:pPr>
        <w:spacing w:before="60" w:after="100" w:afterAutospacing="1" w:line="240" w:lineRule="auto"/>
        <w:rPr>
          <w:ins w:id="154" w:author="Moustafa Banbouk" w:date="2018-03-11T22:25:00Z"/>
          <w:rFonts w:ascii="Segoe UI" w:eastAsia="Times New Roman" w:hAnsi="Segoe UI" w:cs="Segoe UI"/>
          <w:color w:val="24292E"/>
          <w:sz w:val="24"/>
          <w:szCs w:val="24"/>
        </w:rPr>
        <w:pPrChange w:id="155" w:author="Moustafa Banbouk" w:date="2018-03-11T22:16:00Z">
          <w:pPr>
            <w:numPr>
              <w:numId w:val="4"/>
            </w:numPr>
            <w:tabs>
              <w:tab w:val="num" w:pos="720"/>
            </w:tabs>
            <w:spacing w:before="60" w:after="100" w:afterAutospacing="1" w:line="240" w:lineRule="auto"/>
            <w:ind w:left="720" w:hanging="360"/>
          </w:pPr>
        </w:pPrChange>
      </w:pPr>
      <w:ins w:id="156" w:author="Moustafa Banbouk" w:date="2018-03-11T22:25:00Z">
        <w:r>
          <w:rPr>
            <w:noProof/>
          </w:rPr>
          <w:drawing>
            <wp:inline distT="0" distB="0" distL="0" distR="0" wp14:anchorId="07174867" wp14:editId="695DA479">
              <wp:extent cx="5486400" cy="2931795"/>
              <wp:effectExtent l="190500" t="190500" r="190500" b="1924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931795"/>
                      </a:xfrm>
                      <a:prstGeom prst="rect">
                        <a:avLst/>
                      </a:prstGeom>
                      <a:ln>
                        <a:noFill/>
                      </a:ln>
                      <a:effectLst>
                        <a:outerShdw blurRad="190500" algn="tl" rotWithShape="0">
                          <a:srgbClr val="000000">
                            <a:alpha val="70000"/>
                          </a:srgbClr>
                        </a:outerShdw>
                      </a:effectLst>
                    </pic:spPr>
                  </pic:pic>
                </a:graphicData>
              </a:graphic>
            </wp:inline>
          </w:drawing>
        </w:r>
      </w:ins>
    </w:p>
    <w:p w:rsidR="007B496F" w:rsidRDefault="007B496F">
      <w:pPr>
        <w:spacing w:before="60" w:after="100" w:afterAutospacing="1" w:line="240" w:lineRule="auto"/>
        <w:rPr>
          <w:ins w:id="157" w:author="Moustafa Banbouk" w:date="2018-03-11T22:30:00Z"/>
          <w:rFonts w:ascii="Segoe UI" w:eastAsia="Times New Roman" w:hAnsi="Segoe UI" w:cs="Segoe UI"/>
          <w:color w:val="24292E"/>
          <w:sz w:val="24"/>
          <w:szCs w:val="24"/>
        </w:rPr>
        <w:pPrChange w:id="158" w:author="Moustafa Banbouk" w:date="2018-03-11T22:16:00Z">
          <w:pPr>
            <w:numPr>
              <w:numId w:val="4"/>
            </w:numPr>
            <w:tabs>
              <w:tab w:val="num" w:pos="720"/>
            </w:tabs>
            <w:spacing w:before="60" w:after="100" w:afterAutospacing="1" w:line="240" w:lineRule="auto"/>
            <w:ind w:left="720" w:hanging="360"/>
          </w:pPr>
        </w:pPrChange>
      </w:pPr>
      <w:ins w:id="159" w:author="Moustafa Banbouk" w:date="2018-03-11T22:25:00Z">
        <w:r>
          <w:rPr>
            <w:rFonts w:ascii="Segoe UI" w:eastAsia="Times New Roman" w:hAnsi="Segoe UI" w:cs="Segoe UI"/>
            <w:color w:val="24292E"/>
            <w:sz w:val="24"/>
            <w:szCs w:val="24"/>
          </w:rPr>
          <w:t xml:space="preserve">The </w:t>
        </w:r>
        <w:proofErr w:type="spellStart"/>
        <w:r>
          <w:rPr>
            <w:rFonts w:ascii="Segoe UI" w:eastAsia="Times New Roman" w:hAnsi="Segoe UI" w:cs="Segoe UI"/>
            <w:color w:val="24292E"/>
            <w:sz w:val="24"/>
            <w:szCs w:val="24"/>
          </w:rPr>
          <w:t>CryptoCompare</w:t>
        </w:r>
        <w:proofErr w:type="spellEnd"/>
        <w:r>
          <w:rPr>
            <w:rFonts w:ascii="Segoe UI" w:eastAsia="Times New Roman" w:hAnsi="Segoe UI" w:cs="Segoe UI"/>
            <w:color w:val="24292E"/>
            <w:sz w:val="24"/>
            <w:szCs w:val="24"/>
          </w:rPr>
          <w:t xml:space="preserve"> </w:t>
        </w:r>
      </w:ins>
      <w:ins w:id="160" w:author="Moustafa Banbouk" w:date="2018-03-11T22:26:00Z">
        <w:r>
          <w:rPr>
            <w:rFonts w:ascii="Segoe UI" w:eastAsia="Times New Roman" w:hAnsi="Segoe UI" w:cs="Segoe UI"/>
            <w:color w:val="24292E"/>
            <w:sz w:val="24"/>
            <w:szCs w:val="24"/>
          </w:rPr>
          <w:t xml:space="preserve">API </w:t>
        </w:r>
      </w:ins>
      <w:ins w:id="161" w:author="Moustafa Banbouk" w:date="2018-03-11T22:25:00Z">
        <w:r>
          <w:rPr>
            <w:rFonts w:ascii="Segoe UI" w:eastAsia="Times New Roman" w:hAnsi="Segoe UI" w:cs="Segoe UI"/>
            <w:color w:val="24292E"/>
            <w:sz w:val="24"/>
            <w:szCs w:val="24"/>
          </w:rPr>
          <w:t>por</w:t>
        </w:r>
      </w:ins>
      <w:ins w:id="162" w:author="Moustafa Banbouk" w:date="2018-03-11T22:26:00Z">
        <w:r>
          <w:rPr>
            <w:rFonts w:ascii="Segoe UI" w:eastAsia="Times New Roman" w:hAnsi="Segoe UI" w:cs="Segoe UI"/>
            <w:color w:val="24292E"/>
            <w:sz w:val="24"/>
            <w:szCs w:val="24"/>
          </w:rPr>
          <w:t xml:space="preserve">tal provides sample request/response query </w:t>
        </w:r>
      </w:ins>
      <w:ins w:id="163" w:author="Moustafa Banbouk" w:date="2018-03-11T22:27:00Z">
        <w:r>
          <w:rPr>
            <w:rFonts w:ascii="Segoe UI" w:eastAsia="Times New Roman" w:hAnsi="Segoe UI" w:cs="Segoe UI"/>
            <w:color w:val="24292E"/>
            <w:sz w:val="24"/>
            <w:szCs w:val="24"/>
          </w:rPr>
          <w:t>APIs that can provide Coin</w:t>
        </w:r>
      </w:ins>
      <w:ins w:id="164" w:author="Moustafa Banbouk" w:date="2018-03-11T22:28:00Z">
        <w:r>
          <w:rPr>
            <w:rFonts w:ascii="Segoe UI" w:eastAsia="Times New Roman" w:hAnsi="Segoe UI" w:cs="Segoe UI"/>
            <w:color w:val="24292E"/>
            <w:sz w:val="24"/>
            <w:szCs w:val="24"/>
          </w:rPr>
          <w:t>s</w:t>
        </w:r>
      </w:ins>
      <w:ins w:id="165" w:author="Moustafa Banbouk" w:date="2018-03-11T22:27:00Z">
        <w:r>
          <w:rPr>
            <w:rFonts w:ascii="Segoe UI" w:eastAsia="Times New Roman" w:hAnsi="Segoe UI" w:cs="Segoe UI"/>
            <w:color w:val="24292E"/>
            <w:sz w:val="24"/>
            <w:szCs w:val="24"/>
          </w:rPr>
          <w:t xml:space="preserve"> List, </w:t>
        </w:r>
      </w:ins>
      <w:ins w:id="166" w:author="Moustafa Banbouk" w:date="2018-03-11T22:29:00Z">
        <w:r>
          <w:rPr>
            <w:rFonts w:ascii="Segoe UI" w:eastAsia="Times New Roman" w:hAnsi="Segoe UI" w:cs="Segoe UI"/>
            <w:color w:val="24292E"/>
            <w:sz w:val="24"/>
            <w:szCs w:val="24"/>
          </w:rPr>
          <w:t xml:space="preserve">Recent </w:t>
        </w:r>
      </w:ins>
      <w:ins w:id="167" w:author="Moustafa Banbouk" w:date="2018-03-11T22:27:00Z">
        <w:r>
          <w:rPr>
            <w:rFonts w:ascii="Segoe UI" w:eastAsia="Times New Roman" w:hAnsi="Segoe UI" w:cs="Segoe UI"/>
            <w:color w:val="24292E"/>
            <w:sz w:val="24"/>
            <w:szCs w:val="24"/>
          </w:rPr>
          <w:t xml:space="preserve">Price, </w:t>
        </w:r>
      </w:ins>
      <w:ins w:id="168" w:author="Moustafa Banbouk" w:date="2018-03-11T22:28:00Z">
        <w:r>
          <w:rPr>
            <w:rFonts w:ascii="Segoe UI" w:eastAsia="Times New Roman" w:hAnsi="Segoe UI" w:cs="Segoe UI"/>
            <w:color w:val="24292E"/>
            <w:sz w:val="24"/>
            <w:szCs w:val="24"/>
          </w:rPr>
          <w:t>Daily average price, Hourly average price and other</w:t>
        </w:r>
      </w:ins>
      <w:ins w:id="169" w:author="Moustafa Banbouk" w:date="2018-03-11T22:29:00Z">
        <w:r>
          <w:rPr>
            <w:rFonts w:ascii="Segoe UI" w:eastAsia="Times New Roman" w:hAnsi="Segoe UI" w:cs="Segoe UI"/>
            <w:color w:val="24292E"/>
            <w:sz w:val="24"/>
            <w:szCs w:val="24"/>
          </w:rPr>
          <w:t>. In this project, we will be querying the average daily price of Ethereum cry</w:t>
        </w:r>
      </w:ins>
      <w:ins w:id="170" w:author="Moustafa Banbouk" w:date="2018-03-11T22:30:00Z">
        <w:r>
          <w:rPr>
            <w:rFonts w:ascii="Segoe UI" w:eastAsia="Times New Roman" w:hAnsi="Segoe UI" w:cs="Segoe UI"/>
            <w:color w:val="24292E"/>
            <w:sz w:val="24"/>
            <w:szCs w:val="24"/>
          </w:rPr>
          <w:t>ptocurrency</w:t>
        </w:r>
      </w:ins>
      <w:ins w:id="171" w:author="Moustafa Banbouk" w:date="2018-03-11T22:32:00Z">
        <w:r>
          <w:rPr>
            <w:rFonts w:ascii="Segoe UI" w:eastAsia="Times New Roman" w:hAnsi="Segoe UI" w:cs="Segoe UI"/>
            <w:color w:val="24292E"/>
            <w:sz w:val="24"/>
            <w:szCs w:val="24"/>
          </w:rPr>
          <w:t xml:space="preserve">. In the following paragraphs, we will be analyzing a sample output from </w:t>
        </w:r>
        <w:proofErr w:type="spellStart"/>
        <w:r>
          <w:rPr>
            <w:rFonts w:ascii="Segoe UI" w:eastAsia="Times New Roman" w:hAnsi="Segoe UI" w:cs="Segoe UI"/>
            <w:color w:val="24292E"/>
            <w:sz w:val="24"/>
            <w:szCs w:val="24"/>
          </w:rPr>
          <w:t>Crypto</w:t>
        </w:r>
      </w:ins>
      <w:ins w:id="172" w:author="Moustafa Banbouk" w:date="2018-03-11T22:33:00Z">
        <w:r>
          <w:rPr>
            <w:rFonts w:ascii="Segoe UI" w:eastAsia="Times New Roman" w:hAnsi="Segoe UI" w:cs="Segoe UI"/>
            <w:color w:val="24292E"/>
            <w:sz w:val="24"/>
            <w:szCs w:val="24"/>
          </w:rPr>
          <w:t>Compare</w:t>
        </w:r>
        <w:proofErr w:type="spellEnd"/>
        <w:r>
          <w:rPr>
            <w:rFonts w:ascii="Segoe UI" w:eastAsia="Times New Roman" w:hAnsi="Segoe UI" w:cs="Segoe UI"/>
            <w:color w:val="24292E"/>
            <w:sz w:val="24"/>
            <w:szCs w:val="24"/>
          </w:rPr>
          <w:t xml:space="preserve"> site:</w:t>
        </w:r>
      </w:ins>
    </w:p>
    <w:p w:rsidR="00D559EB" w:rsidRDefault="00D559EB" w:rsidP="00D559EB">
      <w:pPr>
        <w:spacing w:before="60" w:after="100" w:afterAutospacing="1" w:line="240" w:lineRule="auto"/>
        <w:rPr>
          <w:ins w:id="173" w:author="Moustafa Banbouk" w:date="2018-03-11T22:39:00Z"/>
          <w:rFonts w:ascii="Segoe UI" w:eastAsia="Times New Roman" w:hAnsi="Segoe UI" w:cs="Segoe UI"/>
          <w:color w:val="24292E"/>
          <w:sz w:val="24"/>
          <w:szCs w:val="24"/>
        </w:rPr>
      </w:pPr>
      <w:ins w:id="174" w:author="Moustafa Banbouk" w:date="2018-03-11T22:39:00Z">
        <w:r>
          <w:rPr>
            <w:rFonts w:ascii="Segoe UI" w:eastAsia="Times New Roman" w:hAnsi="Segoe UI" w:cs="Segoe UI"/>
            <w:color w:val="24292E"/>
            <w:sz w:val="24"/>
            <w:szCs w:val="24"/>
          </w:rPr>
          <w:t xml:space="preserve">We will be using the </w:t>
        </w:r>
        <w:proofErr w:type="spellStart"/>
        <w:r w:rsidRPr="001E56E4">
          <w:rPr>
            <w:rFonts w:ascii="Segoe UI" w:eastAsia="Times New Roman" w:hAnsi="Segoe UI" w:cs="Segoe UI"/>
            <w:b/>
            <w:bCs/>
            <w:color w:val="24292E"/>
            <w:sz w:val="24"/>
            <w:szCs w:val="24"/>
          </w:rPr>
          <w:t>histoday</w:t>
        </w:r>
        <w:proofErr w:type="spellEnd"/>
        <w:r>
          <w:rPr>
            <w:rFonts w:ascii="Segoe UI" w:eastAsia="Times New Roman" w:hAnsi="Segoe UI" w:cs="Segoe UI"/>
            <w:color w:val="24292E"/>
            <w:sz w:val="24"/>
            <w:szCs w:val="24"/>
          </w:rPr>
          <w:t xml:space="preserve"> API request to provide the</w:t>
        </w:r>
      </w:ins>
      <w:ins w:id="175" w:author="Moustafa Banbouk" w:date="2018-03-11T22:58:00Z">
        <w:r w:rsidR="007577D1">
          <w:rPr>
            <w:rFonts w:ascii="Segoe UI" w:eastAsia="Times New Roman" w:hAnsi="Segoe UI" w:cs="Segoe UI"/>
            <w:color w:val="24292E"/>
            <w:sz w:val="24"/>
            <w:szCs w:val="24"/>
          </w:rPr>
          <w:t xml:space="preserve"> </w:t>
        </w:r>
      </w:ins>
      <w:ins w:id="176" w:author="Moustafa Banbouk" w:date="2018-03-11T22:39:00Z">
        <w:r>
          <w:rPr>
            <w:rFonts w:ascii="Segoe UI" w:eastAsia="Times New Roman" w:hAnsi="Segoe UI" w:cs="Segoe UI"/>
            <w:color w:val="24292E"/>
            <w:sz w:val="24"/>
            <w:szCs w:val="24"/>
          </w:rPr>
          <w:t>Ethereum cryptocurrency (</w:t>
        </w:r>
        <w:proofErr w:type="spellStart"/>
        <w:r w:rsidRPr="001E56E4">
          <w:rPr>
            <w:rFonts w:ascii="Segoe UI" w:eastAsia="Times New Roman" w:hAnsi="Segoe UI" w:cs="Segoe UI"/>
            <w:b/>
            <w:bCs/>
            <w:color w:val="24292E"/>
            <w:sz w:val="24"/>
            <w:szCs w:val="24"/>
          </w:rPr>
          <w:t>fsym</w:t>
        </w:r>
        <w:proofErr w:type="spellEnd"/>
        <w:r w:rsidRPr="001E56E4">
          <w:rPr>
            <w:rFonts w:ascii="Segoe UI" w:eastAsia="Times New Roman" w:hAnsi="Segoe UI" w:cs="Segoe UI"/>
            <w:b/>
            <w:bCs/>
            <w:color w:val="24292E"/>
            <w:sz w:val="24"/>
            <w:szCs w:val="24"/>
          </w:rPr>
          <w:t>=ETH</w:t>
        </w:r>
        <w:r>
          <w:rPr>
            <w:rFonts w:ascii="Segoe UI" w:eastAsia="Times New Roman" w:hAnsi="Segoe UI" w:cs="Segoe UI"/>
            <w:color w:val="24292E"/>
            <w:sz w:val="24"/>
            <w:szCs w:val="24"/>
          </w:rPr>
          <w:t>) price in USD (</w:t>
        </w:r>
        <w:proofErr w:type="spellStart"/>
        <w:r w:rsidRPr="001E56E4">
          <w:rPr>
            <w:rFonts w:ascii="Segoe UI" w:eastAsia="Times New Roman" w:hAnsi="Segoe UI" w:cs="Segoe UI"/>
            <w:b/>
            <w:bCs/>
            <w:color w:val="24292E"/>
            <w:sz w:val="24"/>
            <w:szCs w:val="24"/>
          </w:rPr>
          <w:t>tsym</w:t>
        </w:r>
        <w:proofErr w:type="spellEnd"/>
        <w:r w:rsidRPr="001E56E4">
          <w:rPr>
            <w:rFonts w:ascii="Segoe UI" w:eastAsia="Times New Roman" w:hAnsi="Segoe UI" w:cs="Segoe UI"/>
            <w:b/>
            <w:bCs/>
            <w:color w:val="24292E"/>
            <w:sz w:val="24"/>
            <w:szCs w:val="24"/>
          </w:rPr>
          <w:t>=USD</w:t>
        </w:r>
        <w:r>
          <w:rPr>
            <w:rFonts w:ascii="Segoe UI" w:eastAsia="Times New Roman" w:hAnsi="Segoe UI" w:cs="Segoe UI"/>
            <w:color w:val="24292E"/>
            <w:sz w:val="24"/>
            <w:szCs w:val="24"/>
          </w:rPr>
          <w:t>) of the last 700 days (</w:t>
        </w:r>
        <w:r w:rsidRPr="001E56E4">
          <w:rPr>
            <w:rFonts w:ascii="Segoe UI" w:eastAsia="Times New Roman" w:hAnsi="Segoe UI" w:cs="Segoe UI"/>
            <w:b/>
            <w:bCs/>
            <w:color w:val="24292E"/>
            <w:sz w:val="24"/>
            <w:szCs w:val="24"/>
          </w:rPr>
          <w:t>limit=700</w:t>
        </w:r>
        <w:r>
          <w:rPr>
            <w:rFonts w:ascii="Segoe UI" w:eastAsia="Times New Roman" w:hAnsi="Segoe UI" w:cs="Segoe UI"/>
            <w:color w:val="24292E"/>
            <w:sz w:val="24"/>
            <w:szCs w:val="24"/>
          </w:rPr>
          <w:t xml:space="preserve">) before </w:t>
        </w:r>
      </w:ins>
      <w:ins w:id="177" w:author="Moustafa Banbouk" w:date="2018-03-11T22:46:00Z">
        <w:r w:rsidR="00017C05">
          <w:rPr>
            <w:rFonts w:ascii="Segoe UI" w:eastAsia="Times New Roman" w:hAnsi="Segoe UI" w:cs="Segoe UI"/>
            <w:color w:val="24292E"/>
            <w:sz w:val="24"/>
            <w:szCs w:val="24"/>
          </w:rPr>
          <w:t xml:space="preserve">a </w:t>
        </w:r>
        <w:proofErr w:type="spellStart"/>
        <w:r w:rsidR="00017C05">
          <w:rPr>
            <w:rFonts w:ascii="Segoe UI" w:eastAsia="Times New Roman" w:hAnsi="Segoe UI" w:cs="Segoe UI"/>
            <w:color w:val="24292E"/>
            <w:sz w:val="24"/>
            <w:szCs w:val="24"/>
          </w:rPr>
          <w:t>unix</w:t>
        </w:r>
        <w:proofErr w:type="spellEnd"/>
        <w:r w:rsidR="00017C05">
          <w:rPr>
            <w:rFonts w:ascii="Segoe UI" w:eastAsia="Times New Roman" w:hAnsi="Segoe UI" w:cs="Segoe UI"/>
            <w:color w:val="24292E"/>
            <w:sz w:val="24"/>
            <w:szCs w:val="24"/>
          </w:rPr>
          <w:t xml:space="preserve"> formatted </w:t>
        </w:r>
      </w:ins>
      <w:ins w:id="178" w:author="Moustafa Banbouk" w:date="2018-03-11T22:39:00Z">
        <w:r>
          <w:rPr>
            <w:rFonts w:ascii="Segoe UI" w:eastAsia="Times New Roman" w:hAnsi="Segoe UI" w:cs="Segoe UI"/>
            <w:color w:val="24292E"/>
            <w:sz w:val="24"/>
            <w:szCs w:val="24"/>
          </w:rPr>
          <w:t>timestamp corresponding to 17</w:t>
        </w:r>
        <w:r w:rsidRPr="001E56E4">
          <w:rPr>
            <w:rFonts w:ascii="Segoe UI" w:eastAsia="Times New Roman" w:hAnsi="Segoe UI" w:cs="Segoe UI"/>
            <w:color w:val="24292E"/>
            <w:sz w:val="24"/>
            <w:szCs w:val="24"/>
            <w:vertAlign w:val="superscript"/>
          </w:rPr>
          <w:t>th</w:t>
        </w:r>
        <w:r>
          <w:rPr>
            <w:rFonts w:ascii="Segoe UI" w:eastAsia="Times New Roman" w:hAnsi="Segoe UI" w:cs="Segoe UI"/>
            <w:color w:val="24292E"/>
            <w:sz w:val="24"/>
            <w:szCs w:val="24"/>
          </w:rPr>
          <w:t xml:space="preserve"> of February 2018 (</w:t>
        </w:r>
        <w:proofErr w:type="spellStart"/>
        <w:r w:rsidRPr="001E56E4">
          <w:rPr>
            <w:rFonts w:ascii="Segoe UI" w:eastAsia="Times New Roman" w:hAnsi="Segoe UI" w:cs="Segoe UI"/>
            <w:b/>
            <w:bCs/>
            <w:color w:val="24292E"/>
            <w:sz w:val="24"/>
            <w:szCs w:val="24"/>
          </w:rPr>
          <w:t>toTs</w:t>
        </w:r>
        <w:proofErr w:type="spellEnd"/>
        <w:r w:rsidRPr="001E56E4">
          <w:rPr>
            <w:rFonts w:ascii="Segoe UI" w:eastAsia="Times New Roman" w:hAnsi="Segoe UI" w:cs="Segoe UI"/>
            <w:b/>
            <w:bCs/>
            <w:color w:val="24292E"/>
            <w:sz w:val="24"/>
            <w:szCs w:val="24"/>
          </w:rPr>
          <w:t>=1518825600.0</w:t>
        </w:r>
        <w:r>
          <w:rPr>
            <w:rFonts w:ascii="Segoe UI" w:eastAsia="Times New Roman" w:hAnsi="Segoe UI" w:cs="Segoe UI"/>
            <w:color w:val="24292E"/>
            <w:sz w:val="24"/>
            <w:szCs w:val="24"/>
          </w:rPr>
          <w:t>)</w:t>
        </w:r>
      </w:ins>
    </w:p>
    <w:p w:rsidR="007B496F" w:rsidRPr="00D559EB" w:rsidRDefault="007B496F">
      <w:pPr>
        <w:pStyle w:val="ListParagraph"/>
        <w:numPr>
          <w:ilvl w:val="0"/>
          <w:numId w:val="4"/>
        </w:numPr>
        <w:spacing w:before="60" w:after="100" w:afterAutospacing="1" w:line="240" w:lineRule="auto"/>
        <w:rPr>
          <w:ins w:id="179" w:author="Moustafa Banbouk" w:date="2018-03-11T22:30:00Z"/>
          <w:rFonts w:ascii="Segoe UI" w:eastAsia="Times New Roman" w:hAnsi="Segoe UI" w:cs="Segoe UI"/>
          <w:color w:val="24292E"/>
          <w:sz w:val="24"/>
          <w:szCs w:val="24"/>
        </w:rPr>
        <w:pPrChange w:id="180" w:author="Moustafa Banbouk" w:date="2018-03-11T22:39:00Z">
          <w:pPr>
            <w:numPr>
              <w:numId w:val="4"/>
            </w:numPr>
            <w:tabs>
              <w:tab w:val="num" w:pos="720"/>
            </w:tabs>
            <w:spacing w:before="60" w:after="100" w:afterAutospacing="1" w:line="240" w:lineRule="auto"/>
            <w:ind w:left="720" w:hanging="360"/>
          </w:pPr>
        </w:pPrChange>
      </w:pPr>
      <w:ins w:id="181" w:author="Moustafa Banbouk" w:date="2018-03-11T22:30:00Z">
        <w:r w:rsidRPr="00D559EB">
          <w:rPr>
            <w:rFonts w:ascii="Segoe UI" w:eastAsia="Times New Roman" w:hAnsi="Segoe UI" w:cs="Segoe UI"/>
            <w:color w:val="24292E"/>
            <w:sz w:val="24"/>
            <w:szCs w:val="24"/>
            <w:rPrChange w:id="182" w:author="Moustafa Banbouk" w:date="2018-03-11T22:39:00Z">
              <w:rPr>
                <w:rFonts w:ascii="Segoe UI" w:hAnsi="Segoe UI" w:cs="Segoe UI"/>
                <w:sz w:val="24"/>
                <w:szCs w:val="24"/>
              </w:rPr>
            </w:rPrChange>
          </w:rPr>
          <w:lastRenderedPageBreak/>
          <w:t>Query for daily average price:</w:t>
        </w:r>
      </w:ins>
      <w:ins w:id="183" w:author="Moustafa Banbouk" w:date="2018-03-11T22:31:00Z">
        <w:r w:rsidRPr="00D559EB">
          <w:rPr>
            <w:rFonts w:ascii="Segoe UI" w:eastAsia="Times New Roman" w:hAnsi="Segoe UI" w:cs="Segoe UI"/>
            <w:color w:val="24292E"/>
            <w:sz w:val="24"/>
            <w:szCs w:val="24"/>
            <w:rPrChange w:id="184" w:author="Moustafa Banbouk" w:date="2018-03-11T22:39:00Z">
              <w:rPr>
                <w:rFonts w:ascii="Segoe UI" w:hAnsi="Segoe UI" w:cs="Segoe UI"/>
                <w:sz w:val="24"/>
                <w:szCs w:val="24"/>
              </w:rPr>
            </w:rPrChange>
          </w:rPr>
          <w:t xml:space="preserve"> </w:t>
        </w:r>
      </w:ins>
      <w:ins w:id="185" w:author="Moustafa Banbouk" w:date="2018-03-11T22:30:00Z">
        <w:r w:rsidRPr="00D559EB">
          <w:rPr>
            <w:rFonts w:ascii="Courier New" w:eastAsia="Times New Roman" w:hAnsi="Courier New" w:cs="Courier New"/>
            <w:color w:val="24292E"/>
            <w:sz w:val="20"/>
            <w:szCs w:val="20"/>
            <w:rPrChange w:id="186" w:author="Moustafa Banbouk" w:date="2018-03-11T22:39:00Z">
              <w:rPr>
                <w:rFonts w:ascii="Segoe UI" w:eastAsia="Times New Roman" w:hAnsi="Segoe UI" w:cs="Segoe UI"/>
                <w:color w:val="24292E"/>
                <w:sz w:val="24"/>
                <w:szCs w:val="24"/>
              </w:rPr>
            </w:rPrChange>
          </w:rPr>
          <w:fldChar w:fldCharType="begin"/>
        </w:r>
        <w:r w:rsidRPr="00D559EB">
          <w:rPr>
            <w:rFonts w:ascii="Courier New" w:eastAsia="Times New Roman" w:hAnsi="Courier New" w:cs="Courier New"/>
            <w:color w:val="24292E"/>
            <w:sz w:val="20"/>
            <w:szCs w:val="20"/>
            <w:rPrChange w:id="187" w:author="Moustafa Banbouk" w:date="2018-03-11T22:39:00Z">
              <w:rPr>
                <w:rFonts w:ascii="Segoe UI" w:eastAsia="Times New Roman" w:hAnsi="Segoe UI" w:cs="Segoe UI"/>
                <w:color w:val="24292E"/>
                <w:sz w:val="24"/>
                <w:szCs w:val="24"/>
              </w:rPr>
            </w:rPrChange>
          </w:rPr>
          <w:instrText xml:space="preserve"> HYPERLINK "https://min-api.cryptocompare.com/data/histoday?fsym=ETH&amp;tsym=USD&amp;limit=700&amp;aggregate=1&amp;toTs=1518825600.0" </w:instrText>
        </w:r>
        <w:r w:rsidRPr="00D559EB">
          <w:rPr>
            <w:rFonts w:ascii="Courier New" w:eastAsia="Times New Roman" w:hAnsi="Courier New" w:cs="Courier New"/>
            <w:color w:val="24292E"/>
            <w:sz w:val="20"/>
            <w:szCs w:val="20"/>
            <w:rPrChange w:id="188" w:author="Moustafa Banbouk" w:date="2018-03-11T22:39:00Z">
              <w:rPr>
                <w:rFonts w:ascii="Segoe UI" w:eastAsia="Times New Roman" w:hAnsi="Segoe UI" w:cs="Segoe UI"/>
                <w:color w:val="24292E"/>
                <w:sz w:val="24"/>
                <w:szCs w:val="24"/>
              </w:rPr>
            </w:rPrChange>
          </w:rPr>
          <w:fldChar w:fldCharType="separate"/>
        </w:r>
      </w:ins>
      <w:r w:rsidRPr="00D559EB">
        <w:rPr>
          <w:rStyle w:val="Hyperlink"/>
          <w:rFonts w:ascii="Courier New" w:eastAsia="Times New Roman" w:hAnsi="Courier New" w:cs="Courier New"/>
          <w:sz w:val="20"/>
          <w:szCs w:val="20"/>
          <w:rPrChange w:id="189" w:author="Moustafa Banbouk" w:date="2018-03-11T22:39:00Z">
            <w:rPr>
              <w:rStyle w:val="Hyperlink"/>
              <w:rFonts w:ascii="Segoe UI" w:eastAsia="Times New Roman" w:hAnsi="Segoe UI" w:cs="Segoe UI"/>
              <w:sz w:val="24"/>
              <w:szCs w:val="24"/>
            </w:rPr>
          </w:rPrChange>
        </w:rPr>
        <w:t>https://min-api.cryptocompare.com/data/histoday?fsym=ETH&amp;tsym=USD&amp;limit=700&amp;aggregate=1&amp;toTs=1518825600.0</w:t>
      </w:r>
      <w:ins w:id="190" w:author="Moustafa Banbouk" w:date="2018-03-11T22:30:00Z">
        <w:r w:rsidRPr="00D559EB">
          <w:rPr>
            <w:rFonts w:ascii="Courier New" w:eastAsia="Times New Roman" w:hAnsi="Courier New" w:cs="Courier New"/>
            <w:color w:val="24292E"/>
            <w:sz w:val="20"/>
            <w:szCs w:val="20"/>
            <w:rPrChange w:id="191" w:author="Moustafa Banbouk" w:date="2018-03-11T22:39:00Z">
              <w:rPr>
                <w:rFonts w:ascii="Segoe UI" w:eastAsia="Times New Roman" w:hAnsi="Segoe UI" w:cs="Segoe UI"/>
                <w:color w:val="24292E"/>
                <w:sz w:val="24"/>
                <w:szCs w:val="24"/>
              </w:rPr>
            </w:rPrChange>
          </w:rPr>
          <w:fldChar w:fldCharType="end"/>
        </w:r>
      </w:ins>
    </w:p>
    <w:p w:rsidR="007B496F" w:rsidRPr="00D559EB" w:rsidRDefault="007B496F">
      <w:pPr>
        <w:pStyle w:val="ListParagraph"/>
        <w:numPr>
          <w:ilvl w:val="0"/>
          <w:numId w:val="4"/>
        </w:numPr>
        <w:spacing w:before="60" w:after="100" w:afterAutospacing="1" w:line="240" w:lineRule="auto"/>
        <w:rPr>
          <w:ins w:id="192" w:author="Moustafa Banbouk" w:date="2018-03-11T22:31:00Z"/>
          <w:rFonts w:ascii="Segoe UI" w:eastAsia="Times New Roman" w:hAnsi="Segoe UI" w:cs="Segoe UI"/>
          <w:color w:val="24292E"/>
          <w:sz w:val="24"/>
          <w:szCs w:val="24"/>
          <w:rPrChange w:id="193" w:author="Moustafa Banbouk" w:date="2018-03-11T22:39:00Z">
            <w:rPr>
              <w:ins w:id="194" w:author="Moustafa Banbouk" w:date="2018-03-11T22:31:00Z"/>
            </w:rPr>
          </w:rPrChange>
        </w:rPr>
        <w:pPrChange w:id="195" w:author="Moustafa Banbouk" w:date="2018-03-11T22:39:00Z">
          <w:pPr>
            <w:numPr>
              <w:numId w:val="4"/>
            </w:numPr>
            <w:tabs>
              <w:tab w:val="num" w:pos="720"/>
            </w:tabs>
            <w:spacing w:before="60" w:after="100" w:afterAutospacing="1" w:line="240" w:lineRule="auto"/>
            <w:ind w:left="720" w:hanging="360"/>
          </w:pPr>
        </w:pPrChange>
      </w:pPr>
      <w:ins w:id="196" w:author="Moustafa Banbouk" w:date="2018-03-11T22:30:00Z">
        <w:r w:rsidRPr="00D559EB">
          <w:rPr>
            <w:rFonts w:ascii="Segoe UI" w:eastAsia="Times New Roman" w:hAnsi="Segoe UI" w:cs="Segoe UI"/>
            <w:color w:val="24292E"/>
            <w:sz w:val="24"/>
            <w:szCs w:val="24"/>
            <w:rPrChange w:id="197" w:author="Moustafa Banbouk" w:date="2018-03-11T22:39:00Z">
              <w:rPr/>
            </w:rPrChange>
          </w:rPr>
          <w:t xml:space="preserve">Output: </w:t>
        </w:r>
      </w:ins>
    </w:p>
    <w:p w:rsidR="00D559EB" w:rsidRPr="00D559EB" w:rsidRDefault="007B4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ins w:id="198" w:author="Moustafa Banbouk" w:date="2018-03-11T22:42:00Z"/>
          <w:rFonts w:ascii="Courier New" w:eastAsia="Times New Roman" w:hAnsi="Courier New" w:cs="Courier New"/>
          <w:color w:val="C00000"/>
          <w:sz w:val="20"/>
          <w:szCs w:val="20"/>
          <w:rPrChange w:id="199" w:author="Moustafa Banbouk" w:date="2018-03-11T22:43:00Z">
            <w:rPr>
              <w:ins w:id="200" w:author="Moustafa Banbouk" w:date="2018-03-11T22:42:00Z"/>
              <w:rFonts w:ascii="Courier New" w:eastAsia="Times New Roman" w:hAnsi="Courier New" w:cs="Courier New"/>
              <w:color w:val="000000"/>
              <w:sz w:val="20"/>
              <w:szCs w:val="20"/>
            </w:rPr>
          </w:rPrChange>
        </w:rPr>
        <w:pPrChange w:id="201" w:author="Moustafa Banbouk" w:date="2018-03-11T22:40: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ins w:id="202" w:author="Moustafa Banbouk" w:date="2018-03-11T22:31:00Z">
        <w:r w:rsidRPr="00D559EB">
          <w:rPr>
            <w:rFonts w:ascii="Courier New" w:eastAsia="Times New Roman" w:hAnsi="Courier New" w:cs="Courier New"/>
            <w:color w:val="C00000"/>
            <w:sz w:val="20"/>
            <w:szCs w:val="20"/>
            <w:rPrChange w:id="203" w:author="Moustafa Banbouk" w:date="2018-03-11T22:43:00Z">
              <w:rPr>
                <w:rFonts w:ascii="Courier New" w:eastAsia="Times New Roman" w:hAnsi="Courier New" w:cs="Courier New"/>
                <w:color w:val="000000"/>
                <w:sz w:val="20"/>
                <w:szCs w:val="20"/>
              </w:rPr>
            </w:rPrChange>
          </w:rPr>
          <w:t>{"Response":"Success","Type":100,"Aggregated</w:t>
        </w:r>
        <w:proofErr w:type="gramStart"/>
        <w:r w:rsidRPr="00D559EB">
          <w:rPr>
            <w:rFonts w:ascii="Courier New" w:eastAsia="Times New Roman" w:hAnsi="Courier New" w:cs="Courier New"/>
            <w:color w:val="C00000"/>
            <w:sz w:val="20"/>
            <w:szCs w:val="20"/>
            <w:rPrChange w:id="204" w:author="Moustafa Banbouk" w:date="2018-03-11T22:43:00Z">
              <w:rPr>
                <w:rFonts w:ascii="Courier New" w:eastAsia="Times New Roman" w:hAnsi="Courier New" w:cs="Courier New"/>
                <w:color w:val="000000"/>
                <w:sz w:val="20"/>
                <w:szCs w:val="20"/>
              </w:rPr>
            </w:rPrChange>
          </w:rPr>
          <w:t>":false</w:t>
        </w:r>
        <w:proofErr w:type="gramEnd"/>
        <w:r w:rsidRPr="00D559EB">
          <w:rPr>
            <w:rFonts w:ascii="Courier New" w:eastAsia="Times New Roman" w:hAnsi="Courier New" w:cs="Courier New"/>
            <w:color w:val="C00000"/>
            <w:sz w:val="20"/>
            <w:szCs w:val="20"/>
            <w:rPrChange w:id="205" w:author="Moustafa Banbouk" w:date="2018-03-11T22:43:00Z">
              <w:rPr>
                <w:rFonts w:ascii="Courier New" w:eastAsia="Times New Roman" w:hAnsi="Courier New" w:cs="Courier New"/>
                <w:color w:val="000000"/>
                <w:sz w:val="20"/>
                <w:szCs w:val="20"/>
              </w:rPr>
            </w:rPrChange>
          </w:rPr>
          <w:t>,"Data":</w:t>
        </w:r>
      </w:ins>
    </w:p>
    <w:p w:rsidR="007B496F" w:rsidRPr="00D559EB" w:rsidRDefault="007B4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ins w:id="206" w:author="Moustafa Banbouk" w:date="2018-03-11T22:31:00Z"/>
          <w:rFonts w:ascii="Courier New" w:eastAsia="Times New Roman" w:hAnsi="Courier New" w:cs="Courier New"/>
          <w:color w:val="00B050"/>
          <w:sz w:val="20"/>
          <w:szCs w:val="20"/>
          <w:rPrChange w:id="207" w:author="Moustafa Banbouk" w:date="2018-03-11T22:42:00Z">
            <w:rPr>
              <w:ins w:id="208" w:author="Moustafa Banbouk" w:date="2018-03-11T22:31:00Z"/>
              <w:rFonts w:ascii="Courier New" w:eastAsia="Times New Roman" w:hAnsi="Courier New" w:cs="Courier New"/>
              <w:color w:val="000000"/>
              <w:sz w:val="20"/>
              <w:szCs w:val="20"/>
            </w:rPr>
          </w:rPrChange>
        </w:rPr>
        <w:pPrChange w:id="209" w:author="Moustafa Banbouk" w:date="2018-03-11T22:40: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ins w:id="210" w:author="Moustafa Banbouk" w:date="2018-03-11T22:31:00Z">
        <w:r w:rsidRPr="00D559EB">
          <w:rPr>
            <w:rFonts w:ascii="Courier New" w:eastAsia="Times New Roman" w:hAnsi="Courier New" w:cs="Courier New"/>
            <w:color w:val="00B050"/>
            <w:sz w:val="20"/>
            <w:szCs w:val="20"/>
            <w:rPrChange w:id="211" w:author="Moustafa Banbouk" w:date="2018-03-11T22:42:00Z">
              <w:rPr>
                <w:rFonts w:ascii="Courier New" w:eastAsia="Times New Roman" w:hAnsi="Courier New" w:cs="Courier New"/>
                <w:color w:val="000000"/>
                <w:sz w:val="20"/>
                <w:szCs w:val="20"/>
              </w:rPr>
            </w:rPrChange>
          </w:rPr>
          <w:t>[{"time":1458345600,"close":10.55,"high":11.19,"low":9.8,"open":10.75,"volumefrom":48704.1,"volumeto":512234.39</w:t>
        </w:r>
        <w:proofErr w:type="gramStart"/>
        <w:r w:rsidRPr="00D559EB">
          <w:rPr>
            <w:rFonts w:ascii="Courier New" w:eastAsia="Times New Roman" w:hAnsi="Courier New" w:cs="Courier New"/>
            <w:color w:val="00B050"/>
            <w:sz w:val="20"/>
            <w:szCs w:val="20"/>
            <w:rPrChange w:id="212" w:author="Moustafa Banbouk" w:date="2018-03-11T22:42:00Z">
              <w:rPr>
                <w:rFonts w:ascii="Courier New" w:eastAsia="Times New Roman" w:hAnsi="Courier New" w:cs="Courier New"/>
                <w:color w:val="000000"/>
                <w:sz w:val="20"/>
                <w:szCs w:val="20"/>
              </w:rPr>
            </w:rPrChange>
          </w:rPr>
          <w:t>},{</w:t>
        </w:r>
        <w:proofErr w:type="gramEnd"/>
        <w:r w:rsidRPr="00D559EB">
          <w:rPr>
            <w:rFonts w:ascii="Courier New" w:eastAsia="Times New Roman" w:hAnsi="Courier New" w:cs="Courier New"/>
            <w:color w:val="00B050"/>
            <w:sz w:val="20"/>
            <w:szCs w:val="20"/>
            <w:rPrChange w:id="213" w:author="Moustafa Banbouk" w:date="2018-03-11T22:42:00Z">
              <w:rPr>
                <w:rFonts w:ascii="Courier New" w:eastAsia="Times New Roman" w:hAnsi="Courier New" w:cs="Courier New"/>
                <w:color w:val="000000"/>
                <w:sz w:val="20"/>
                <w:szCs w:val="20"/>
              </w:rPr>
            </w:rPrChange>
          </w:rPr>
          <w:t>"time":1458432000,"close":10.06,"high":10.85,"low":9.52,"open":10.55,"volumefrom":47028.95,"volumeto":469675.86},</w:t>
        </w:r>
      </w:ins>
    </w:p>
    <w:p w:rsidR="007B496F" w:rsidRPr="00D559EB" w:rsidRDefault="007B4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ins w:id="214" w:author="Moustafa Banbouk" w:date="2018-03-11T22:32:00Z"/>
          <w:rFonts w:ascii="Courier New" w:eastAsia="Times New Roman" w:hAnsi="Courier New" w:cs="Courier New"/>
          <w:color w:val="00B0F0"/>
          <w:sz w:val="20"/>
          <w:szCs w:val="20"/>
          <w:rPrChange w:id="215" w:author="Moustafa Banbouk" w:date="2018-03-11T22:42:00Z">
            <w:rPr>
              <w:ins w:id="216" w:author="Moustafa Banbouk" w:date="2018-03-11T22:32:00Z"/>
              <w:rFonts w:ascii="Courier New" w:eastAsia="Times New Roman" w:hAnsi="Courier New" w:cs="Courier New"/>
              <w:color w:val="000000"/>
              <w:sz w:val="20"/>
              <w:szCs w:val="20"/>
            </w:rPr>
          </w:rPrChange>
        </w:rPr>
        <w:pPrChange w:id="217" w:author="Moustafa Banbouk" w:date="2018-03-11T22:40: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ins w:id="218" w:author="Moustafa Banbouk" w:date="2018-03-11T22:31:00Z">
        <w:r w:rsidRPr="00D559EB">
          <w:rPr>
            <w:rFonts w:ascii="Courier New" w:eastAsia="Times New Roman" w:hAnsi="Courier New" w:cs="Courier New"/>
            <w:color w:val="00B0F0"/>
            <w:sz w:val="20"/>
            <w:szCs w:val="20"/>
            <w:rPrChange w:id="219" w:author="Moustafa Banbouk" w:date="2018-03-11T22:42:00Z">
              <w:rPr>
                <w:rFonts w:ascii="Courier New" w:eastAsia="Times New Roman" w:hAnsi="Courier New" w:cs="Courier New"/>
                <w:color w:val="000000"/>
                <w:sz w:val="20"/>
                <w:szCs w:val="20"/>
              </w:rPr>
            </w:rPrChange>
          </w:rPr>
          <w:t>{"time":1458518400,"close":11.97,"high":11.99,"low":9.93,"open":10.06,"volumefrom":73367.01,"volumeto":819534.02},</w:t>
        </w:r>
      </w:ins>
    </w:p>
    <w:p w:rsidR="007B496F" w:rsidRPr="00D559EB" w:rsidRDefault="007B4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ins w:id="220" w:author="Moustafa Banbouk" w:date="2018-03-11T22:32:00Z"/>
          <w:rFonts w:ascii="Courier New" w:eastAsia="Times New Roman" w:hAnsi="Courier New" w:cs="Courier New"/>
          <w:color w:val="002060"/>
          <w:sz w:val="20"/>
          <w:szCs w:val="20"/>
          <w:rPrChange w:id="221" w:author="Moustafa Banbouk" w:date="2018-03-11T22:43:00Z">
            <w:rPr>
              <w:ins w:id="222" w:author="Moustafa Banbouk" w:date="2018-03-11T22:32:00Z"/>
              <w:rFonts w:ascii="Courier New" w:eastAsia="Times New Roman" w:hAnsi="Courier New" w:cs="Courier New"/>
              <w:color w:val="000000"/>
              <w:sz w:val="20"/>
              <w:szCs w:val="20"/>
            </w:rPr>
          </w:rPrChange>
        </w:rPr>
        <w:pPrChange w:id="223" w:author="Moustafa Banbouk" w:date="2018-03-11T22:40: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ins w:id="224" w:author="Moustafa Banbouk" w:date="2018-03-11T22:31:00Z">
        <w:r w:rsidRPr="00D559EB">
          <w:rPr>
            <w:rFonts w:ascii="Courier New" w:eastAsia="Times New Roman" w:hAnsi="Courier New" w:cs="Courier New"/>
            <w:color w:val="002060"/>
            <w:sz w:val="20"/>
            <w:szCs w:val="20"/>
            <w:rPrChange w:id="225" w:author="Moustafa Banbouk" w:date="2018-03-11T22:43:00Z">
              <w:rPr>
                <w:rFonts w:ascii="Courier New" w:eastAsia="Times New Roman" w:hAnsi="Courier New" w:cs="Courier New"/>
                <w:color w:val="000000"/>
                <w:sz w:val="20"/>
                <w:szCs w:val="20"/>
              </w:rPr>
            </w:rPrChange>
          </w:rPr>
          <w:t>{"time":1458604800,"close":10.96,"high":12.2,"low":10.95,"open":11.97,"volumefrom":63118.64,"volumeto":727727.88},</w:t>
        </w:r>
      </w:ins>
    </w:p>
    <w:p w:rsidR="007B496F" w:rsidRPr="00D559EB" w:rsidRDefault="007B4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ins w:id="226" w:author="Moustafa Banbouk" w:date="2018-03-11T22:31:00Z"/>
          <w:rFonts w:ascii="Courier New" w:eastAsia="Times New Roman" w:hAnsi="Courier New" w:cs="Courier New"/>
          <w:color w:val="7030A0"/>
          <w:sz w:val="20"/>
          <w:szCs w:val="20"/>
          <w:rPrChange w:id="227" w:author="Moustafa Banbouk" w:date="2018-03-11T22:43:00Z">
            <w:rPr>
              <w:ins w:id="228" w:author="Moustafa Banbouk" w:date="2018-03-11T22:31:00Z"/>
              <w:rFonts w:ascii="Courier New" w:eastAsia="Times New Roman" w:hAnsi="Courier New" w:cs="Courier New"/>
              <w:color w:val="000000"/>
              <w:sz w:val="20"/>
              <w:szCs w:val="20"/>
            </w:rPr>
          </w:rPrChange>
        </w:rPr>
        <w:pPrChange w:id="229" w:author="Moustafa Banbouk" w:date="2018-03-11T22:40: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ins w:id="230" w:author="Moustafa Banbouk" w:date="2018-03-11T22:31:00Z">
        <w:r w:rsidRPr="00D559EB">
          <w:rPr>
            <w:rFonts w:ascii="Courier New" w:eastAsia="Times New Roman" w:hAnsi="Courier New" w:cs="Courier New"/>
            <w:color w:val="7030A0"/>
            <w:sz w:val="20"/>
            <w:szCs w:val="20"/>
            <w:rPrChange w:id="231" w:author="Moustafa Banbouk" w:date="2018-03-11T22:43:00Z">
              <w:rPr>
                <w:rFonts w:ascii="Courier New" w:eastAsia="Times New Roman" w:hAnsi="Courier New" w:cs="Courier New"/>
                <w:color w:val="000000"/>
                <w:sz w:val="20"/>
                <w:szCs w:val="20"/>
              </w:rPr>
            </w:rPrChange>
          </w:rPr>
          <w:t>{"time":1458691200,"close":12.29,"high":12.5,"low":10.96,"open":10.96,"volumefrom":54811.26,"volumeto":654062.63},</w:t>
        </w:r>
      </w:ins>
    </w:p>
    <w:p w:rsidR="007B496F" w:rsidRDefault="007B496F">
      <w:pPr>
        <w:spacing w:before="60" w:after="100" w:afterAutospacing="1" w:line="240" w:lineRule="auto"/>
        <w:ind w:left="916"/>
        <w:rPr>
          <w:ins w:id="232" w:author="Moustafa Banbouk" w:date="2018-03-11T22:40:00Z"/>
          <w:rFonts w:ascii="Segoe UI" w:eastAsia="Times New Roman" w:hAnsi="Segoe UI" w:cs="Segoe UI"/>
          <w:color w:val="24292E"/>
          <w:sz w:val="24"/>
          <w:szCs w:val="24"/>
        </w:rPr>
        <w:pPrChange w:id="233" w:author="Moustafa Banbouk" w:date="2018-03-11T22:40:00Z">
          <w:pPr>
            <w:numPr>
              <w:numId w:val="4"/>
            </w:numPr>
            <w:tabs>
              <w:tab w:val="num" w:pos="720"/>
            </w:tabs>
            <w:spacing w:before="60" w:after="100" w:afterAutospacing="1" w:line="240" w:lineRule="auto"/>
            <w:ind w:left="720" w:hanging="360"/>
          </w:pPr>
        </w:pPrChange>
      </w:pPr>
      <w:ins w:id="234" w:author="Moustafa Banbouk" w:date="2018-03-11T22:31:00Z">
        <w:r>
          <w:rPr>
            <w:rFonts w:ascii="Segoe UI" w:eastAsia="Times New Roman" w:hAnsi="Segoe UI" w:cs="Segoe UI"/>
            <w:color w:val="24292E"/>
            <w:sz w:val="24"/>
            <w:szCs w:val="24"/>
          </w:rPr>
          <w:t>…</w:t>
        </w:r>
      </w:ins>
    </w:p>
    <w:p w:rsidR="00D559EB" w:rsidRDefault="00D559EB">
      <w:pPr>
        <w:spacing w:before="60" w:after="100" w:afterAutospacing="1" w:line="240" w:lineRule="auto"/>
        <w:rPr>
          <w:ins w:id="235" w:author="Moustafa Banbouk" w:date="2018-03-11T23:01:00Z"/>
          <w:rFonts w:ascii="Segoe UI" w:eastAsia="Times New Roman" w:hAnsi="Segoe UI" w:cs="Segoe UI"/>
          <w:color w:val="24292E"/>
          <w:sz w:val="24"/>
          <w:szCs w:val="24"/>
        </w:rPr>
        <w:pPrChange w:id="236" w:author="Moustafa Banbouk" w:date="2018-03-11T22:40:00Z">
          <w:pPr>
            <w:numPr>
              <w:numId w:val="4"/>
            </w:numPr>
            <w:tabs>
              <w:tab w:val="num" w:pos="720"/>
            </w:tabs>
            <w:spacing w:before="60" w:after="100" w:afterAutospacing="1" w:line="240" w:lineRule="auto"/>
            <w:ind w:left="720" w:hanging="360"/>
          </w:pPr>
        </w:pPrChange>
      </w:pPr>
      <w:ins w:id="237" w:author="Moustafa Banbouk" w:date="2018-03-11T22:40:00Z">
        <w:r>
          <w:rPr>
            <w:rFonts w:ascii="Segoe UI" w:eastAsia="Times New Roman" w:hAnsi="Segoe UI" w:cs="Segoe UI"/>
            <w:color w:val="24292E"/>
            <w:sz w:val="24"/>
            <w:szCs w:val="24"/>
          </w:rPr>
          <w:tab/>
          <w:t>The above output is self</w:t>
        </w:r>
      </w:ins>
      <w:ins w:id="238" w:author="Moustafa Banbouk" w:date="2018-03-11T22:45:00Z">
        <w:r>
          <w:rPr>
            <w:rFonts w:ascii="Segoe UI" w:eastAsia="Times New Roman" w:hAnsi="Segoe UI" w:cs="Segoe UI"/>
            <w:color w:val="24292E"/>
            <w:sz w:val="24"/>
            <w:szCs w:val="24"/>
          </w:rPr>
          <w:t>-</w:t>
        </w:r>
      </w:ins>
      <w:ins w:id="239" w:author="Moustafa Banbouk" w:date="2018-03-11T22:40:00Z">
        <w:r>
          <w:rPr>
            <w:rFonts w:ascii="Segoe UI" w:eastAsia="Times New Roman" w:hAnsi="Segoe UI" w:cs="Segoe UI"/>
            <w:color w:val="24292E"/>
            <w:sz w:val="24"/>
            <w:szCs w:val="24"/>
          </w:rPr>
          <w:t xml:space="preserve">explanatory in which the </w:t>
        </w:r>
      </w:ins>
      <w:ins w:id="240" w:author="Moustafa Banbouk" w:date="2018-03-11T22:41:00Z">
        <w:r>
          <w:rPr>
            <w:rFonts w:ascii="Segoe UI" w:eastAsia="Times New Roman" w:hAnsi="Segoe UI" w:cs="Segoe UI"/>
            <w:color w:val="24292E"/>
            <w:sz w:val="24"/>
            <w:szCs w:val="24"/>
          </w:rPr>
          <w:t xml:space="preserve">first line in the output </w:t>
        </w:r>
      </w:ins>
      <w:ins w:id="241" w:author="Moustafa Banbouk" w:date="2018-03-11T22:43:00Z">
        <w:r>
          <w:rPr>
            <w:rFonts w:ascii="Segoe UI" w:eastAsia="Times New Roman" w:hAnsi="Segoe UI" w:cs="Segoe UI"/>
            <w:color w:val="24292E"/>
            <w:sz w:val="24"/>
            <w:szCs w:val="24"/>
          </w:rPr>
          <w:t>confirms a successful query and the next lines will give the closing price, high price, low price, opening pric</w:t>
        </w:r>
      </w:ins>
      <w:ins w:id="242" w:author="Moustafa Banbouk" w:date="2018-03-11T22:44:00Z">
        <w:r>
          <w:rPr>
            <w:rFonts w:ascii="Segoe UI" w:eastAsia="Times New Roman" w:hAnsi="Segoe UI" w:cs="Segoe UI"/>
            <w:color w:val="24292E"/>
            <w:sz w:val="24"/>
            <w:szCs w:val="24"/>
          </w:rPr>
          <w:t xml:space="preserve">e, volume exchange on a </w:t>
        </w:r>
        <w:proofErr w:type="gramStart"/>
        <w:r>
          <w:rPr>
            <w:rFonts w:ascii="Segoe UI" w:eastAsia="Times New Roman" w:hAnsi="Segoe UI" w:cs="Segoe UI"/>
            <w:color w:val="24292E"/>
            <w:sz w:val="24"/>
            <w:szCs w:val="24"/>
          </w:rPr>
          <w:t>particular date</w:t>
        </w:r>
        <w:proofErr w:type="gramEnd"/>
        <w:r>
          <w:rPr>
            <w:rFonts w:ascii="Segoe UI" w:eastAsia="Times New Roman" w:hAnsi="Segoe UI" w:cs="Segoe UI"/>
            <w:color w:val="24292E"/>
            <w:sz w:val="24"/>
            <w:szCs w:val="24"/>
          </w:rPr>
          <w:t>. For the sake of this project, we will be only extracting the closing price per date and ignore t</w:t>
        </w:r>
      </w:ins>
      <w:ins w:id="243" w:author="Moustafa Banbouk" w:date="2018-03-11T22:45:00Z">
        <w:r>
          <w:rPr>
            <w:rFonts w:ascii="Segoe UI" w:eastAsia="Times New Roman" w:hAnsi="Segoe UI" w:cs="Segoe UI"/>
            <w:color w:val="24292E"/>
            <w:sz w:val="24"/>
            <w:szCs w:val="24"/>
          </w:rPr>
          <w:t>he other parameters.</w:t>
        </w:r>
      </w:ins>
      <w:ins w:id="244" w:author="Moustafa Banbouk" w:date="2018-03-11T22:54:00Z">
        <w:r w:rsidR="00514707">
          <w:rPr>
            <w:rFonts w:ascii="Segoe UI" w:eastAsia="Times New Roman" w:hAnsi="Segoe UI" w:cs="Segoe UI"/>
            <w:color w:val="24292E"/>
            <w:sz w:val="24"/>
            <w:szCs w:val="24"/>
          </w:rPr>
          <w:t xml:space="preserve"> </w:t>
        </w:r>
      </w:ins>
      <w:ins w:id="245" w:author="Moustafa Banbouk" w:date="2018-03-11T22:55:00Z">
        <w:r w:rsidR="007577D1">
          <w:rPr>
            <w:rFonts w:ascii="Segoe UI" w:eastAsia="Times New Roman" w:hAnsi="Segoe UI" w:cs="Segoe UI"/>
            <w:color w:val="24292E"/>
            <w:sz w:val="24"/>
            <w:szCs w:val="24"/>
          </w:rPr>
          <w:t xml:space="preserve">On analyzing the output of this query, we didn’t find any abnormalities </w:t>
        </w:r>
      </w:ins>
      <w:ins w:id="246" w:author="Moustafa Banbouk" w:date="2018-03-11T23:06:00Z">
        <w:r w:rsidR="00AD2704">
          <w:rPr>
            <w:rFonts w:ascii="Segoe UI" w:eastAsia="Times New Roman" w:hAnsi="Segoe UI" w:cs="Segoe UI"/>
            <w:color w:val="24292E"/>
            <w:sz w:val="24"/>
            <w:szCs w:val="24"/>
          </w:rPr>
          <w:t xml:space="preserve">like timestamps without values </w:t>
        </w:r>
      </w:ins>
      <w:ins w:id="247" w:author="Moustafa Banbouk" w:date="2018-03-11T22:55:00Z">
        <w:r w:rsidR="007577D1">
          <w:rPr>
            <w:rFonts w:ascii="Segoe UI" w:eastAsia="Times New Roman" w:hAnsi="Segoe UI" w:cs="Segoe UI"/>
            <w:color w:val="24292E"/>
            <w:sz w:val="24"/>
            <w:szCs w:val="24"/>
          </w:rPr>
          <w:t>and therefore, no need for special treatment of the output data; however, we will be storing only relevant informati</w:t>
        </w:r>
      </w:ins>
      <w:ins w:id="248" w:author="Moustafa Banbouk" w:date="2018-03-11T22:56:00Z">
        <w:r w:rsidR="007577D1">
          <w:rPr>
            <w:rFonts w:ascii="Segoe UI" w:eastAsia="Times New Roman" w:hAnsi="Segoe UI" w:cs="Segoe UI"/>
            <w:color w:val="24292E"/>
            <w:sz w:val="24"/>
            <w:szCs w:val="24"/>
          </w:rPr>
          <w:t>on (i.e. the closing price</w:t>
        </w:r>
      </w:ins>
      <w:ins w:id="249" w:author="Moustafa Banbouk" w:date="2018-03-11T22:58:00Z">
        <w:r w:rsidR="007577D1">
          <w:rPr>
            <w:rFonts w:ascii="Segoe UI" w:eastAsia="Times New Roman" w:hAnsi="Segoe UI" w:cs="Segoe UI"/>
            <w:color w:val="24292E"/>
            <w:sz w:val="24"/>
            <w:szCs w:val="24"/>
          </w:rPr>
          <w:t xml:space="preserve"> for a </w:t>
        </w:r>
        <w:proofErr w:type="gramStart"/>
        <w:r w:rsidR="007577D1">
          <w:rPr>
            <w:rFonts w:ascii="Segoe UI" w:eastAsia="Times New Roman" w:hAnsi="Segoe UI" w:cs="Segoe UI"/>
            <w:color w:val="24292E"/>
            <w:sz w:val="24"/>
            <w:szCs w:val="24"/>
          </w:rPr>
          <w:t xml:space="preserve">particular </w:t>
        </w:r>
      </w:ins>
      <w:ins w:id="250" w:author="Moustafa Banbouk" w:date="2018-03-11T22:59:00Z">
        <w:r w:rsidR="007577D1">
          <w:rPr>
            <w:rFonts w:ascii="Segoe UI" w:eastAsia="Times New Roman" w:hAnsi="Segoe UI" w:cs="Segoe UI"/>
            <w:color w:val="24292E"/>
            <w:sz w:val="24"/>
            <w:szCs w:val="24"/>
          </w:rPr>
          <w:t>day</w:t>
        </w:r>
        <w:proofErr w:type="gramEnd"/>
        <w:r w:rsidR="007577D1">
          <w:rPr>
            <w:rFonts w:ascii="Segoe UI" w:eastAsia="Times New Roman" w:hAnsi="Segoe UI" w:cs="Segoe UI"/>
            <w:color w:val="24292E"/>
            <w:sz w:val="24"/>
            <w:szCs w:val="24"/>
          </w:rPr>
          <w:t xml:space="preserve"> presented as a Unix </w:t>
        </w:r>
      </w:ins>
      <w:ins w:id="251" w:author="Moustafa Banbouk" w:date="2018-03-11T22:58:00Z">
        <w:r w:rsidR="007577D1">
          <w:rPr>
            <w:rFonts w:ascii="Segoe UI" w:eastAsia="Times New Roman" w:hAnsi="Segoe UI" w:cs="Segoe UI"/>
            <w:color w:val="24292E"/>
            <w:sz w:val="24"/>
            <w:szCs w:val="24"/>
          </w:rPr>
          <w:t>timestamp</w:t>
        </w:r>
      </w:ins>
      <w:ins w:id="252" w:author="Moustafa Banbouk" w:date="2018-03-11T22:56:00Z">
        <w:r w:rsidR="007577D1">
          <w:rPr>
            <w:rFonts w:ascii="Segoe UI" w:eastAsia="Times New Roman" w:hAnsi="Segoe UI" w:cs="Segoe UI"/>
            <w:color w:val="24292E"/>
            <w:sz w:val="24"/>
            <w:szCs w:val="24"/>
          </w:rPr>
          <w:t>)</w:t>
        </w:r>
      </w:ins>
      <w:ins w:id="253" w:author="Moustafa Banbouk" w:date="2018-03-11T23:01:00Z">
        <w:r w:rsidR="007577D1">
          <w:rPr>
            <w:rFonts w:ascii="Segoe UI" w:eastAsia="Times New Roman" w:hAnsi="Segoe UI" w:cs="Segoe UI"/>
            <w:color w:val="24292E"/>
            <w:sz w:val="24"/>
            <w:szCs w:val="24"/>
          </w:rPr>
          <w:t>.</w:t>
        </w:r>
      </w:ins>
    </w:p>
    <w:p w:rsidR="007577D1" w:rsidRDefault="007577D1">
      <w:pPr>
        <w:spacing w:before="60" w:after="100" w:afterAutospacing="1" w:line="240" w:lineRule="auto"/>
        <w:rPr>
          <w:ins w:id="254" w:author="Moustafa Banbouk" w:date="2018-03-11T23:02:00Z"/>
          <w:rFonts w:ascii="Segoe UI" w:eastAsia="Times New Roman" w:hAnsi="Segoe UI" w:cs="Segoe UI"/>
          <w:color w:val="24292E"/>
          <w:sz w:val="24"/>
          <w:szCs w:val="24"/>
        </w:rPr>
        <w:pPrChange w:id="255" w:author="Moustafa Banbouk" w:date="2018-03-11T22:40:00Z">
          <w:pPr>
            <w:numPr>
              <w:numId w:val="4"/>
            </w:numPr>
            <w:tabs>
              <w:tab w:val="num" w:pos="720"/>
            </w:tabs>
            <w:spacing w:before="60" w:after="100" w:afterAutospacing="1" w:line="240" w:lineRule="auto"/>
            <w:ind w:left="720" w:hanging="360"/>
          </w:pPr>
        </w:pPrChange>
      </w:pPr>
      <w:ins w:id="256" w:author="Moustafa Banbouk" w:date="2018-03-11T23:01:00Z">
        <w:r>
          <w:rPr>
            <w:rFonts w:ascii="Segoe UI" w:eastAsia="Times New Roman" w:hAnsi="Segoe UI" w:cs="Segoe UI"/>
            <w:color w:val="24292E"/>
            <w:sz w:val="24"/>
            <w:szCs w:val="24"/>
          </w:rPr>
          <w:t>To facilitate API calling, we wil</w:t>
        </w:r>
      </w:ins>
      <w:ins w:id="257" w:author="Moustafa Banbouk" w:date="2018-03-11T23:02:00Z">
        <w:r>
          <w:rPr>
            <w:rFonts w:ascii="Segoe UI" w:eastAsia="Times New Roman" w:hAnsi="Segoe UI" w:cs="Segoe UI"/>
            <w:color w:val="24292E"/>
            <w:sz w:val="24"/>
            <w:szCs w:val="24"/>
          </w:rPr>
          <w:t>l be using the following Python function:</w:t>
        </w:r>
      </w:ins>
    </w:p>
    <w:p w:rsidR="007577D1" w:rsidRPr="007577D1" w:rsidRDefault="007577D1">
      <w:pPr>
        <w:pBdr>
          <w:top w:val="single" w:sz="4" w:space="1" w:color="auto"/>
          <w:left w:val="single" w:sz="4" w:space="4" w:color="auto"/>
          <w:bottom w:val="single" w:sz="4" w:space="1" w:color="auto"/>
          <w:right w:val="single" w:sz="4" w:space="4" w:color="auto"/>
        </w:pBdr>
        <w:spacing w:after="0" w:line="240" w:lineRule="auto"/>
        <w:rPr>
          <w:ins w:id="258" w:author="Moustafa Banbouk" w:date="2018-03-11T23:03:00Z"/>
          <w:rFonts w:ascii="Courier New" w:eastAsia="Times New Roman" w:hAnsi="Courier New" w:cs="Courier New"/>
          <w:color w:val="24292E"/>
          <w:sz w:val="20"/>
          <w:szCs w:val="20"/>
          <w:rPrChange w:id="259" w:author="Moustafa Banbouk" w:date="2018-03-11T23:03:00Z">
            <w:rPr>
              <w:ins w:id="260" w:author="Moustafa Banbouk" w:date="2018-03-11T23:03:00Z"/>
              <w:rFonts w:ascii="Segoe UI" w:eastAsia="Times New Roman" w:hAnsi="Segoe UI" w:cs="Segoe UI"/>
              <w:color w:val="24292E"/>
              <w:sz w:val="24"/>
              <w:szCs w:val="24"/>
            </w:rPr>
          </w:rPrChange>
        </w:rPr>
        <w:pPrChange w:id="261" w:author="Moustafa Banbouk" w:date="2018-03-11T23:05:00Z">
          <w:pPr>
            <w:spacing w:before="60" w:after="100" w:afterAutospacing="1" w:line="240" w:lineRule="auto"/>
          </w:pPr>
        </w:pPrChange>
      </w:pPr>
      <w:ins w:id="262" w:author="Moustafa Banbouk" w:date="2018-03-11T23:03:00Z">
        <w:r w:rsidRPr="007577D1">
          <w:rPr>
            <w:rFonts w:ascii="Courier New" w:eastAsia="Times New Roman" w:hAnsi="Courier New" w:cs="Courier New"/>
            <w:color w:val="24292E"/>
            <w:sz w:val="20"/>
            <w:szCs w:val="20"/>
            <w:rPrChange w:id="263" w:author="Moustafa Banbouk" w:date="2018-03-11T23:03:00Z">
              <w:rPr>
                <w:rFonts w:ascii="Segoe UI" w:eastAsia="Times New Roman" w:hAnsi="Segoe UI" w:cs="Segoe UI"/>
                <w:color w:val="24292E"/>
                <w:sz w:val="24"/>
                <w:szCs w:val="24"/>
              </w:rPr>
            </w:rPrChange>
          </w:rPr>
          <w:t xml:space="preserve">def </w:t>
        </w:r>
        <w:proofErr w:type="spellStart"/>
        <w:proofErr w:type="gramStart"/>
        <w:r w:rsidRPr="007577D1">
          <w:rPr>
            <w:rFonts w:ascii="Courier New" w:eastAsia="Times New Roman" w:hAnsi="Courier New" w:cs="Courier New"/>
            <w:color w:val="24292E"/>
            <w:sz w:val="20"/>
            <w:szCs w:val="20"/>
            <w:rPrChange w:id="264" w:author="Moustafa Banbouk" w:date="2018-03-11T23:03:00Z">
              <w:rPr>
                <w:rFonts w:ascii="Segoe UI" w:eastAsia="Times New Roman" w:hAnsi="Segoe UI" w:cs="Segoe UI"/>
                <w:color w:val="24292E"/>
                <w:sz w:val="24"/>
                <w:szCs w:val="24"/>
              </w:rPr>
            </w:rPrChange>
          </w:rPr>
          <w:t>histoDay</w:t>
        </w:r>
        <w:proofErr w:type="spellEnd"/>
        <w:r w:rsidRPr="007577D1">
          <w:rPr>
            <w:rFonts w:ascii="Courier New" w:eastAsia="Times New Roman" w:hAnsi="Courier New" w:cs="Courier New"/>
            <w:color w:val="24292E"/>
            <w:sz w:val="20"/>
            <w:szCs w:val="20"/>
            <w:rPrChange w:id="265" w:author="Moustafa Banbouk" w:date="2018-03-11T23:03:00Z">
              <w:rPr>
                <w:rFonts w:ascii="Segoe UI" w:eastAsia="Times New Roman" w:hAnsi="Segoe UI" w:cs="Segoe UI"/>
                <w:color w:val="24292E"/>
                <w:sz w:val="24"/>
                <w:szCs w:val="24"/>
              </w:rPr>
            </w:rPrChange>
          </w:rPr>
          <w:t>(</w:t>
        </w:r>
        <w:proofErr w:type="gramEnd"/>
        <w:r w:rsidRPr="007577D1">
          <w:rPr>
            <w:rFonts w:ascii="Courier New" w:eastAsia="Times New Roman" w:hAnsi="Courier New" w:cs="Courier New"/>
            <w:color w:val="24292E"/>
            <w:sz w:val="20"/>
            <w:szCs w:val="20"/>
            <w:rPrChange w:id="266" w:author="Moustafa Banbouk" w:date="2018-03-11T23:03:00Z">
              <w:rPr>
                <w:rFonts w:ascii="Segoe UI" w:eastAsia="Times New Roman" w:hAnsi="Segoe UI" w:cs="Segoe UI"/>
                <w:color w:val="24292E"/>
                <w:sz w:val="24"/>
                <w:szCs w:val="24"/>
              </w:rPr>
            </w:rPrChange>
          </w:rPr>
          <w:t xml:space="preserve">self, currency, </w:t>
        </w:r>
        <w:proofErr w:type="spellStart"/>
        <w:r w:rsidRPr="007577D1">
          <w:rPr>
            <w:rFonts w:ascii="Courier New" w:eastAsia="Times New Roman" w:hAnsi="Courier New" w:cs="Courier New"/>
            <w:color w:val="24292E"/>
            <w:sz w:val="20"/>
            <w:szCs w:val="20"/>
            <w:rPrChange w:id="267" w:author="Moustafa Banbouk" w:date="2018-03-11T23:03:00Z">
              <w:rPr>
                <w:rFonts w:ascii="Segoe UI" w:eastAsia="Times New Roman" w:hAnsi="Segoe UI" w:cs="Segoe UI"/>
                <w:color w:val="24292E"/>
                <w:sz w:val="24"/>
                <w:szCs w:val="24"/>
              </w:rPr>
            </w:rPrChange>
          </w:rPr>
          <w:t>baseCurrency</w:t>
        </w:r>
        <w:proofErr w:type="spellEnd"/>
        <w:r w:rsidRPr="007577D1">
          <w:rPr>
            <w:rFonts w:ascii="Courier New" w:eastAsia="Times New Roman" w:hAnsi="Courier New" w:cs="Courier New"/>
            <w:color w:val="24292E"/>
            <w:sz w:val="20"/>
            <w:szCs w:val="20"/>
            <w:rPrChange w:id="268" w:author="Moustafa Banbouk" w:date="2018-03-11T23:03:00Z">
              <w:rPr>
                <w:rFonts w:ascii="Segoe UI" w:eastAsia="Times New Roman" w:hAnsi="Segoe UI" w:cs="Segoe UI"/>
                <w:color w:val="24292E"/>
                <w:sz w:val="24"/>
                <w:szCs w:val="24"/>
              </w:rPr>
            </w:rPrChange>
          </w:rPr>
          <w:t xml:space="preserve"> = 'BTC', limit = 60, aggregate = 0, </w:t>
        </w:r>
        <w:proofErr w:type="spellStart"/>
        <w:r w:rsidRPr="007577D1">
          <w:rPr>
            <w:rFonts w:ascii="Courier New" w:eastAsia="Times New Roman" w:hAnsi="Courier New" w:cs="Courier New"/>
            <w:color w:val="24292E"/>
            <w:sz w:val="20"/>
            <w:szCs w:val="20"/>
            <w:rPrChange w:id="269" w:author="Moustafa Banbouk" w:date="2018-03-11T23:03:00Z">
              <w:rPr>
                <w:rFonts w:ascii="Segoe UI" w:eastAsia="Times New Roman" w:hAnsi="Segoe UI" w:cs="Segoe UI"/>
                <w:color w:val="24292E"/>
                <w:sz w:val="24"/>
                <w:szCs w:val="24"/>
              </w:rPr>
            </w:rPrChange>
          </w:rPr>
          <w:t>toTs</w:t>
        </w:r>
        <w:proofErr w:type="spellEnd"/>
        <w:r w:rsidRPr="007577D1">
          <w:rPr>
            <w:rFonts w:ascii="Courier New" w:eastAsia="Times New Roman" w:hAnsi="Courier New" w:cs="Courier New"/>
            <w:color w:val="24292E"/>
            <w:sz w:val="20"/>
            <w:szCs w:val="20"/>
            <w:rPrChange w:id="270" w:author="Moustafa Banbouk" w:date="2018-03-11T23:03:00Z">
              <w:rPr>
                <w:rFonts w:ascii="Segoe UI" w:eastAsia="Times New Roman" w:hAnsi="Segoe UI" w:cs="Segoe UI"/>
                <w:color w:val="24292E"/>
                <w:sz w:val="24"/>
                <w:szCs w:val="24"/>
              </w:rPr>
            </w:rPrChange>
          </w:rPr>
          <w:t xml:space="preserve"> = ""):</w:t>
        </w:r>
      </w:ins>
    </w:p>
    <w:p w:rsidR="007577D1" w:rsidRPr="007577D1" w:rsidRDefault="007577D1">
      <w:pPr>
        <w:pBdr>
          <w:top w:val="single" w:sz="4" w:space="1" w:color="auto"/>
          <w:left w:val="single" w:sz="4" w:space="4" w:color="auto"/>
          <w:bottom w:val="single" w:sz="4" w:space="1" w:color="auto"/>
          <w:right w:val="single" w:sz="4" w:space="4" w:color="auto"/>
        </w:pBdr>
        <w:spacing w:after="0" w:line="240" w:lineRule="auto"/>
        <w:rPr>
          <w:ins w:id="271" w:author="Moustafa Banbouk" w:date="2018-03-11T23:03:00Z"/>
          <w:rFonts w:ascii="Courier New" w:eastAsia="Times New Roman" w:hAnsi="Courier New" w:cs="Courier New"/>
          <w:color w:val="24292E"/>
          <w:sz w:val="20"/>
          <w:szCs w:val="20"/>
          <w:rPrChange w:id="272" w:author="Moustafa Banbouk" w:date="2018-03-11T23:03:00Z">
            <w:rPr>
              <w:ins w:id="273" w:author="Moustafa Banbouk" w:date="2018-03-11T23:03:00Z"/>
              <w:rFonts w:ascii="Segoe UI" w:eastAsia="Times New Roman" w:hAnsi="Segoe UI" w:cs="Segoe UI"/>
              <w:color w:val="24292E"/>
              <w:sz w:val="24"/>
              <w:szCs w:val="24"/>
            </w:rPr>
          </w:rPrChange>
        </w:rPr>
        <w:pPrChange w:id="274" w:author="Moustafa Banbouk" w:date="2018-03-11T23:05:00Z">
          <w:pPr>
            <w:spacing w:before="60" w:after="100" w:afterAutospacing="1" w:line="240" w:lineRule="auto"/>
          </w:pPr>
        </w:pPrChange>
      </w:pPr>
      <w:ins w:id="275" w:author="Moustafa Banbouk" w:date="2018-03-11T23:03:00Z">
        <w:r w:rsidRPr="007577D1">
          <w:rPr>
            <w:rFonts w:ascii="Courier New" w:eastAsia="Times New Roman" w:hAnsi="Courier New" w:cs="Courier New"/>
            <w:color w:val="24292E"/>
            <w:sz w:val="20"/>
            <w:szCs w:val="20"/>
            <w:rPrChange w:id="276" w:author="Moustafa Banbouk" w:date="2018-03-11T23:03:00Z">
              <w:rPr>
                <w:rFonts w:ascii="Segoe UI" w:eastAsia="Times New Roman" w:hAnsi="Segoe UI" w:cs="Segoe UI"/>
                <w:color w:val="24292E"/>
                <w:sz w:val="24"/>
                <w:szCs w:val="24"/>
              </w:rPr>
            </w:rPrChange>
          </w:rPr>
          <w:t xml:space="preserve">        </w:t>
        </w:r>
        <w:proofErr w:type="spellStart"/>
        <w:r w:rsidRPr="007577D1">
          <w:rPr>
            <w:rFonts w:ascii="Courier New" w:eastAsia="Times New Roman" w:hAnsi="Courier New" w:cs="Courier New"/>
            <w:color w:val="24292E"/>
            <w:sz w:val="20"/>
            <w:szCs w:val="20"/>
            <w:rPrChange w:id="277" w:author="Moustafa Banbouk" w:date="2018-03-11T23:03:00Z">
              <w:rPr>
                <w:rFonts w:ascii="Segoe UI" w:eastAsia="Times New Roman" w:hAnsi="Segoe UI" w:cs="Segoe UI"/>
                <w:color w:val="24292E"/>
                <w:sz w:val="24"/>
                <w:szCs w:val="24"/>
              </w:rPr>
            </w:rPrChange>
          </w:rPr>
          <w:t>url</w:t>
        </w:r>
        <w:proofErr w:type="spellEnd"/>
        <w:r w:rsidRPr="007577D1">
          <w:rPr>
            <w:rFonts w:ascii="Courier New" w:eastAsia="Times New Roman" w:hAnsi="Courier New" w:cs="Courier New"/>
            <w:color w:val="24292E"/>
            <w:sz w:val="20"/>
            <w:szCs w:val="20"/>
            <w:rPrChange w:id="278" w:author="Moustafa Banbouk" w:date="2018-03-11T23:03:00Z">
              <w:rPr>
                <w:rFonts w:ascii="Segoe UI" w:eastAsia="Times New Roman" w:hAnsi="Segoe UI" w:cs="Segoe UI"/>
                <w:color w:val="24292E"/>
                <w:sz w:val="24"/>
                <w:szCs w:val="24"/>
              </w:rPr>
            </w:rPrChange>
          </w:rPr>
          <w:t xml:space="preserve"> = 'https://min-api.cryptocompare.com/data/</w:t>
        </w:r>
        <w:proofErr w:type="spellStart"/>
        <w:r w:rsidRPr="007577D1">
          <w:rPr>
            <w:rFonts w:ascii="Courier New" w:eastAsia="Times New Roman" w:hAnsi="Courier New" w:cs="Courier New"/>
            <w:color w:val="24292E"/>
            <w:sz w:val="20"/>
            <w:szCs w:val="20"/>
            <w:rPrChange w:id="279" w:author="Moustafa Banbouk" w:date="2018-03-11T23:03:00Z">
              <w:rPr>
                <w:rFonts w:ascii="Segoe UI" w:eastAsia="Times New Roman" w:hAnsi="Segoe UI" w:cs="Segoe UI"/>
                <w:color w:val="24292E"/>
                <w:sz w:val="24"/>
                <w:szCs w:val="24"/>
              </w:rPr>
            </w:rPrChange>
          </w:rPr>
          <w:t>histoday?fsym</w:t>
        </w:r>
        <w:proofErr w:type="spellEnd"/>
        <w:r w:rsidRPr="007577D1">
          <w:rPr>
            <w:rFonts w:ascii="Courier New" w:eastAsia="Times New Roman" w:hAnsi="Courier New" w:cs="Courier New"/>
            <w:color w:val="24292E"/>
            <w:sz w:val="20"/>
            <w:szCs w:val="20"/>
            <w:rPrChange w:id="280" w:author="Moustafa Banbouk" w:date="2018-03-11T23:03:00Z">
              <w:rPr>
                <w:rFonts w:ascii="Segoe UI" w:eastAsia="Times New Roman" w:hAnsi="Segoe UI" w:cs="Segoe UI"/>
                <w:color w:val="24292E"/>
                <w:sz w:val="24"/>
                <w:szCs w:val="24"/>
              </w:rPr>
            </w:rPrChange>
          </w:rPr>
          <w:t>='</w:t>
        </w:r>
      </w:ins>
    </w:p>
    <w:p w:rsidR="007577D1" w:rsidRPr="007577D1" w:rsidRDefault="007577D1">
      <w:pPr>
        <w:pBdr>
          <w:top w:val="single" w:sz="4" w:space="1" w:color="auto"/>
          <w:left w:val="single" w:sz="4" w:space="4" w:color="auto"/>
          <w:bottom w:val="single" w:sz="4" w:space="1" w:color="auto"/>
          <w:right w:val="single" w:sz="4" w:space="4" w:color="auto"/>
        </w:pBdr>
        <w:spacing w:after="0" w:line="240" w:lineRule="auto"/>
        <w:rPr>
          <w:ins w:id="281" w:author="Moustafa Banbouk" w:date="2018-03-11T23:03:00Z"/>
          <w:rFonts w:ascii="Courier New" w:eastAsia="Times New Roman" w:hAnsi="Courier New" w:cs="Courier New"/>
          <w:color w:val="24292E"/>
          <w:sz w:val="20"/>
          <w:szCs w:val="20"/>
          <w:rPrChange w:id="282" w:author="Moustafa Banbouk" w:date="2018-03-11T23:03:00Z">
            <w:rPr>
              <w:ins w:id="283" w:author="Moustafa Banbouk" w:date="2018-03-11T23:03:00Z"/>
              <w:rFonts w:ascii="Segoe UI" w:eastAsia="Times New Roman" w:hAnsi="Segoe UI" w:cs="Segoe UI"/>
              <w:color w:val="24292E"/>
              <w:sz w:val="24"/>
              <w:szCs w:val="24"/>
            </w:rPr>
          </w:rPrChange>
        </w:rPr>
        <w:pPrChange w:id="284" w:author="Moustafa Banbouk" w:date="2018-03-11T23:05:00Z">
          <w:pPr>
            <w:spacing w:before="60" w:after="100" w:afterAutospacing="1" w:line="240" w:lineRule="auto"/>
          </w:pPr>
        </w:pPrChange>
      </w:pPr>
      <w:ins w:id="285" w:author="Moustafa Banbouk" w:date="2018-03-11T23:03:00Z">
        <w:r w:rsidRPr="007577D1">
          <w:rPr>
            <w:rFonts w:ascii="Courier New" w:eastAsia="Times New Roman" w:hAnsi="Courier New" w:cs="Courier New"/>
            <w:color w:val="24292E"/>
            <w:sz w:val="20"/>
            <w:szCs w:val="20"/>
            <w:rPrChange w:id="286" w:author="Moustafa Banbouk" w:date="2018-03-11T23:03:00Z">
              <w:rPr>
                <w:rFonts w:ascii="Segoe UI" w:eastAsia="Times New Roman" w:hAnsi="Segoe UI" w:cs="Segoe UI"/>
                <w:color w:val="24292E"/>
                <w:sz w:val="24"/>
                <w:szCs w:val="24"/>
              </w:rPr>
            </w:rPrChange>
          </w:rPr>
          <w:t xml:space="preserve">        </w:t>
        </w:r>
        <w:proofErr w:type="spellStart"/>
        <w:r w:rsidRPr="007577D1">
          <w:rPr>
            <w:rFonts w:ascii="Courier New" w:eastAsia="Times New Roman" w:hAnsi="Courier New" w:cs="Courier New"/>
            <w:color w:val="24292E"/>
            <w:sz w:val="20"/>
            <w:szCs w:val="20"/>
            <w:rPrChange w:id="287" w:author="Moustafa Banbouk" w:date="2018-03-11T23:03:00Z">
              <w:rPr>
                <w:rFonts w:ascii="Segoe UI" w:eastAsia="Times New Roman" w:hAnsi="Segoe UI" w:cs="Segoe UI"/>
                <w:color w:val="24292E"/>
                <w:sz w:val="24"/>
                <w:szCs w:val="24"/>
              </w:rPr>
            </w:rPrChange>
          </w:rPr>
          <w:t>url</w:t>
        </w:r>
        <w:proofErr w:type="spellEnd"/>
        <w:r w:rsidRPr="007577D1">
          <w:rPr>
            <w:rFonts w:ascii="Courier New" w:eastAsia="Times New Roman" w:hAnsi="Courier New" w:cs="Courier New"/>
            <w:color w:val="24292E"/>
            <w:sz w:val="20"/>
            <w:szCs w:val="20"/>
            <w:rPrChange w:id="288" w:author="Moustafa Banbouk" w:date="2018-03-11T23:03:00Z">
              <w:rPr>
                <w:rFonts w:ascii="Segoe UI" w:eastAsia="Times New Roman" w:hAnsi="Segoe UI" w:cs="Segoe UI"/>
                <w:color w:val="24292E"/>
                <w:sz w:val="24"/>
                <w:szCs w:val="24"/>
              </w:rPr>
            </w:rPrChange>
          </w:rPr>
          <w:t xml:space="preserve"> += currency + '&amp;</w:t>
        </w:r>
        <w:proofErr w:type="spellStart"/>
        <w:r w:rsidRPr="007577D1">
          <w:rPr>
            <w:rFonts w:ascii="Courier New" w:eastAsia="Times New Roman" w:hAnsi="Courier New" w:cs="Courier New"/>
            <w:color w:val="24292E"/>
            <w:sz w:val="20"/>
            <w:szCs w:val="20"/>
            <w:rPrChange w:id="289" w:author="Moustafa Banbouk" w:date="2018-03-11T23:03:00Z">
              <w:rPr>
                <w:rFonts w:ascii="Segoe UI" w:eastAsia="Times New Roman" w:hAnsi="Segoe UI" w:cs="Segoe UI"/>
                <w:color w:val="24292E"/>
                <w:sz w:val="24"/>
                <w:szCs w:val="24"/>
              </w:rPr>
            </w:rPrChange>
          </w:rPr>
          <w:t>tsym</w:t>
        </w:r>
        <w:proofErr w:type="spellEnd"/>
        <w:r w:rsidRPr="007577D1">
          <w:rPr>
            <w:rFonts w:ascii="Courier New" w:eastAsia="Times New Roman" w:hAnsi="Courier New" w:cs="Courier New"/>
            <w:color w:val="24292E"/>
            <w:sz w:val="20"/>
            <w:szCs w:val="20"/>
            <w:rPrChange w:id="290" w:author="Moustafa Banbouk" w:date="2018-03-11T23:03:00Z">
              <w:rPr>
                <w:rFonts w:ascii="Segoe UI" w:eastAsia="Times New Roman" w:hAnsi="Segoe UI" w:cs="Segoe UI"/>
                <w:color w:val="24292E"/>
                <w:sz w:val="24"/>
                <w:szCs w:val="24"/>
              </w:rPr>
            </w:rPrChange>
          </w:rPr>
          <w:t>='</w:t>
        </w:r>
      </w:ins>
    </w:p>
    <w:p w:rsidR="007577D1" w:rsidRPr="007577D1" w:rsidRDefault="007577D1">
      <w:pPr>
        <w:pBdr>
          <w:top w:val="single" w:sz="4" w:space="1" w:color="auto"/>
          <w:left w:val="single" w:sz="4" w:space="4" w:color="auto"/>
          <w:bottom w:val="single" w:sz="4" w:space="1" w:color="auto"/>
          <w:right w:val="single" w:sz="4" w:space="4" w:color="auto"/>
        </w:pBdr>
        <w:spacing w:after="0" w:line="240" w:lineRule="auto"/>
        <w:rPr>
          <w:ins w:id="291" w:author="Moustafa Banbouk" w:date="2018-03-11T23:03:00Z"/>
          <w:rFonts w:ascii="Courier New" w:eastAsia="Times New Roman" w:hAnsi="Courier New" w:cs="Courier New"/>
          <w:color w:val="24292E"/>
          <w:sz w:val="20"/>
          <w:szCs w:val="20"/>
          <w:rPrChange w:id="292" w:author="Moustafa Banbouk" w:date="2018-03-11T23:03:00Z">
            <w:rPr>
              <w:ins w:id="293" w:author="Moustafa Banbouk" w:date="2018-03-11T23:03:00Z"/>
              <w:rFonts w:ascii="Segoe UI" w:eastAsia="Times New Roman" w:hAnsi="Segoe UI" w:cs="Segoe UI"/>
              <w:color w:val="24292E"/>
              <w:sz w:val="24"/>
              <w:szCs w:val="24"/>
            </w:rPr>
          </w:rPrChange>
        </w:rPr>
        <w:pPrChange w:id="294" w:author="Moustafa Banbouk" w:date="2018-03-11T23:05:00Z">
          <w:pPr>
            <w:spacing w:before="60" w:after="100" w:afterAutospacing="1" w:line="240" w:lineRule="auto"/>
          </w:pPr>
        </w:pPrChange>
      </w:pPr>
      <w:ins w:id="295" w:author="Moustafa Banbouk" w:date="2018-03-11T23:03:00Z">
        <w:r w:rsidRPr="007577D1">
          <w:rPr>
            <w:rFonts w:ascii="Courier New" w:eastAsia="Times New Roman" w:hAnsi="Courier New" w:cs="Courier New"/>
            <w:color w:val="24292E"/>
            <w:sz w:val="20"/>
            <w:szCs w:val="20"/>
            <w:rPrChange w:id="296" w:author="Moustafa Banbouk" w:date="2018-03-11T23:03:00Z">
              <w:rPr>
                <w:rFonts w:ascii="Segoe UI" w:eastAsia="Times New Roman" w:hAnsi="Segoe UI" w:cs="Segoe UI"/>
                <w:color w:val="24292E"/>
                <w:sz w:val="24"/>
                <w:szCs w:val="24"/>
              </w:rPr>
            </w:rPrChange>
          </w:rPr>
          <w:t xml:space="preserve">        </w:t>
        </w:r>
        <w:proofErr w:type="spellStart"/>
        <w:r w:rsidRPr="007577D1">
          <w:rPr>
            <w:rFonts w:ascii="Courier New" w:eastAsia="Times New Roman" w:hAnsi="Courier New" w:cs="Courier New"/>
            <w:color w:val="24292E"/>
            <w:sz w:val="20"/>
            <w:szCs w:val="20"/>
            <w:rPrChange w:id="297" w:author="Moustafa Banbouk" w:date="2018-03-11T23:03:00Z">
              <w:rPr>
                <w:rFonts w:ascii="Segoe UI" w:eastAsia="Times New Roman" w:hAnsi="Segoe UI" w:cs="Segoe UI"/>
                <w:color w:val="24292E"/>
                <w:sz w:val="24"/>
                <w:szCs w:val="24"/>
              </w:rPr>
            </w:rPrChange>
          </w:rPr>
          <w:t>url</w:t>
        </w:r>
        <w:proofErr w:type="spellEnd"/>
        <w:r w:rsidRPr="007577D1">
          <w:rPr>
            <w:rFonts w:ascii="Courier New" w:eastAsia="Times New Roman" w:hAnsi="Courier New" w:cs="Courier New"/>
            <w:color w:val="24292E"/>
            <w:sz w:val="20"/>
            <w:szCs w:val="20"/>
            <w:rPrChange w:id="298" w:author="Moustafa Banbouk" w:date="2018-03-11T23:03:00Z">
              <w:rPr>
                <w:rFonts w:ascii="Segoe UI" w:eastAsia="Times New Roman" w:hAnsi="Segoe UI" w:cs="Segoe UI"/>
                <w:color w:val="24292E"/>
                <w:sz w:val="24"/>
                <w:szCs w:val="24"/>
              </w:rPr>
            </w:rPrChange>
          </w:rPr>
          <w:t xml:space="preserve"> += </w:t>
        </w:r>
        <w:proofErr w:type="spellStart"/>
        <w:r w:rsidRPr="007577D1">
          <w:rPr>
            <w:rFonts w:ascii="Courier New" w:eastAsia="Times New Roman" w:hAnsi="Courier New" w:cs="Courier New"/>
            <w:color w:val="24292E"/>
            <w:sz w:val="20"/>
            <w:szCs w:val="20"/>
            <w:rPrChange w:id="299" w:author="Moustafa Banbouk" w:date="2018-03-11T23:03:00Z">
              <w:rPr>
                <w:rFonts w:ascii="Segoe UI" w:eastAsia="Times New Roman" w:hAnsi="Segoe UI" w:cs="Segoe UI"/>
                <w:color w:val="24292E"/>
                <w:sz w:val="24"/>
                <w:szCs w:val="24"/>
              </w:rPr>
            </w:rPrChange>
          </w:rPr>
          <w:t>baseCurrency</w:t>
        </w:r>
        <w:proofErr w:type="spellEnd"/>
        <w:r w:rsidRPr="007577D1">
          <w:rPr>
            <w:rFonts w:ascii="Courier New" w:eastAsia="Times New Roman" w:hAnsi="Courier New" w:cs="Courier New"/>
            <w:color w:val="24292E"/>
            <w:sz w:val="20"/>
            <w:szCs w:val="20"/>
            <w:rPrChange w:id="300" w:author="Moustafa Banbouk" w:date="2018-03-11T23:03:00Z">
              <w:rPr>
                <w:rFonts w:ascii="Segoe UI" w:eastAsia="Times New Roman" w:hAnsi="Segoe UI" w:cs="Segoe UI"/>
                <w:color w:val="24292E"/>
                <w:sz w:val="24"/>
                <w:szCs w:val="24"/>
              </w:rPr>
            </w:rPrChange>
          </w:rPr>
          <w:t xml:space="preserve"> + '&amp;limit='</w:t>
        </w:r>
      </w:ins>
    </w:p>
    <w:p w:rsidR="007577D1" w:rsidRPr="007577D1" w:rsidRDefault="007577D1">
      <w:pPr>
        <w:pBdr>
          <w:top w:val="single" w:sz="4" w:space="1" w:color="auto"/>
          <w:left w:val="single" w:sz="4" w:space="4" w:color="auto"/>
          <w:bottom w:val="single" w:sz="4" w:space="1" w:color="auto"/>
          <w:right w:val="single" w:sz="4" w:space="4" w:color="auto"/>
        </w:pBdr>
        <w:spacing w:after="0" w:line="240" w:lineRule="auto"/>
        <w:rPr>
          <w:ins w:id="301" w:author="Moustafa Banbouk" w:date="2018-03-11T23:03:00Z"/>
          <w:rFonts w:ascii="Courier New" w:eastAsia="Times New Roman" w:hAnsi="Courier New" w:cs="Courier New"/>
          <w:color w:val="24292E"/>
          <w:sz w:val="20"/>
          <w:szCs w:val="20"/>
          <w:rPrChange w:id="302" w:author="Moustafa Banbouk" w:date="2018-03-11T23:03:00Z">
            <w:rPr>
              <w:ins w:id="303" w:author="Moustafa Banbouk" w:date="2018-03-11T23:03:00Z"/>
              <w:rFonts w:ascii="Segoe UI" w:eastAsia="Times New Roman" w:hAnsi="Segoe UI" w:cs="Segoe UI"/>
              <w:color w:val="24292E"/>
              <w:sz w:val="24"/>
              <w:szCs w:val="24"/>
            </w:rPr>
          </w:rPrChange>
        </w:rPr>
        <w:pPrChange w:id="304" w:author="Moustafa Banbouk" w:date="2018-03-11T23:05:00Z">
          <w:pPr>
            <w:spacing w:before="60" w:after="100" w:afterAutospacing="1" w:line="240" w:lineRule="auto"/>
          </w:pPr>
        </w:pPrChange>
      </w:pPr>
      <w:ins w:id="305" w:author="Moustafa Banbouk" w:date="2018-03-11T23:03:00Z">
        <w:r w:rsidRPr="007577D1">
          <w:rPr>
            <w:rFonts w:ascii="Courier New" w:eastAsia="Times New Roman" w:hAnsi="Courier New" w:cs="Courier New"/>
            <w:color w:val="24292E"/>
            <w:sz w:val="20"/>
            <w:szCs w:val="20"/>
            <w:rPrChange w:id="306" w:author="Moustafa Banbouk" w:date="2018-03-11T23:03:00Z">
              <w:rPr>
                <w:rFonts w:ascii="Segoe UI" w:eastAsia="Times New Roman" w:hAnsi="Segoe UI" w:cs="Segoe UI"/>
                <w:color w:val="24292E"/>
                <w:sz w:val="24"/>
                <w:szCs w:val="24"/>
              </w:rPr>
            </w:rPrChange>
          </w:rPr>
          <w:t xml:space="preserve">        </w:t>
        </w:r>
        <w:proofErr w:type="spellStart"/>
        <w:r w:rsidRPr="007577D1">
          <w:rPr>
            <w:rFonts w:ascii="Courier New" w:eastAsia="Times New Roman" w:hAnsi="Courier New" w:cs="Courier New"/>
            <w:color w:val="24292E"/>
            <w:sz w:val="20"/>
            <w:szCs w:val="20"/>
            <w:rPrChange w:id="307" w:author="Moustafa Banbouk" w:date="2018-03-11T23:03:00Z">
              <w:rPr>
                <w:rFonts w:ascii="Segoe UI" w:eastAsia="Times New Roman" w:hAnsi="Segoe UI" w:cs="Segoe UI"/>
                <w:color w:val="24292E"/>
                <w:sz w:val="24"/>
                <w:szCs w:val="24"/>
              </w:rPr>
            </w:rPrChange>
          </w:rPr>
          <w:t>url</w:t>
        </w:r>
        <w:proofErr w:type="spellEnd"/>
        <w:r w:rsidRPr="007577D1">
          <w:rPr>
            <w:rFonts w:ascii="Courier New" w:eastAsia="Times New Roman" w:hAnsi="Courier New" w:cs="Courier New"/>
            <w:color w:val="24292E"/>
            <w:sz w:val="20"/>
            <w:szCs w:val="20"/>
            <w:rPrChange w:id="308" w:author="Moustafa Banbouk" w:date="2018-03-11T23:03:00Z">
              <w:rPr>
                <w:rFonts w:ascii="Segoe UI" w:eastAsia="Times New Roman" w:hAnsi="Segoe UI" w:cs="Segoe UI"/>
                <w:color w:val="24292E"/>
                <w:sz w:val="24"/>
                <w:szCs w:val="24"/>
              </w:rPr>
            </w:rPrChange>
          </w:rPr>
          <w:t xml:space="preserve"> += </w:t>
        </w:r>
        <w:proofErr w:type="spellStart"/>
        <w:r w:rsidRPr="007577D1">
          <w:rPr>
            <w:rFonts w:ascii="Courier New" w:eastAsia="Times New Roman" w:hAnsi="Courier New" w:cs="Courier New"/>
            <w:color w:val="24292E"/>
            <w:sz w:val="20"/>
            <w:szCs w:val="20"/>
            <w:rPrChange w:id="309" w:author="Moustafa Banbouk" w:date="2018-03-11T23:03:00Z">
              <w:rPr>
                <w:rFonts w:ascii="Segoe UI" w:eastAsia="Times New Roman" w:hAnsi="Segoe UI" w:cs="Segoe UI"/>
                <w:color w:val="24292E"/>
                <w:sz w:val="24"/>
                <w:szCs w:val="24"/>
              </w:rPr>
            </w:rPrChange>
          </w:rPr>
          <w:t>str</w:t>
        </w:r>
        <w:proofErr w:type="spellEnd"/>
        <w:r w:rsidRPr="007577D1">
          <w:rPr>
            <w:rFonts w:ascii="Courier New" w:eastAsia="Times New Roman" w:hAnsi="Courier New" w:cs="Courier New"/>
            <w:color w:val="24292E"/>
            <w:sz w:val="20"/>
            <w:szCs w:val="20"/>
            <w:rPrChange w:id="310" w:author="Moustafa Banbouk" w:date="2018-03-11T23:03:00Z">
              <w:rPr>
                <w:rFonts w:ascii="Segoe UI" w:eastAsia="Times New Roman" w:hAnsi="Segoe UI" w:cs="Segoe UI"/>
                <w:color w:val="24292E"/>
                <w:sz w:val="24"/>
                <w:szCs w:val="24"/>
              </w:rPr>
            </w:rPrChange>
          </w:rPr>
          <w:t xml:space="preserve">(limit) + '&amp;aggregate=' + </w:t>
        </w:r>
        <w:proofErr w:type="spellStart"/>
        <w:r w:rsidRPr="007577D1">
          <w:rPr>
            <w:rFonts w:ascii="Courier New" w:eastAsia="Times New Roman" w:hAnsi="Courier New" w:cs="Courier New"/>
            <w:color w:val="24292E"/>
            <w:sz w:val="20"/>
            <w:szCs w:val="20"/>
            <w:rPrChange w:id="311" w:author="Moustafa Banbouk" w:date="2018-03-11T23:03:00Z">
              <w:rPr>
                <w:rFonts w:ascii="Segoe UI" w:eastAsia="Times New Roman" w:hAnsi="Segoe UI" w:cs="Segoe UI"/>
                <w:color w:val="24292E"/>
                <w:sz w:val="24"/>
                <w:szCs w:val="24"/>
              </w:rPr>
            </w:rPrChange>
          </w:rPr>
          <w:t>str</w:t>
        </w:r>
        <w:proofErr w:type="spellEnd"/>
        <w:r w:rsidRPr="007577D1">
          <w:rPr>
            <w:rFonts w:ascii="Courier New" w:eastAsia="Times New Roman" w:hAnsi="Courier New" w:cs="Courier New"/>
            <w:color w:val="24292E"/>
            <w:sz w:val="20"/>
            <w:szCs w:val="20"/>
            <w:rPrChange w:id="312" w:author="Moustafa Banbouk" w:date="2018-03-11T23:03:00Z">
              <w:rPr>
                <w:rFonts w:ascii="Segoe UI" w:eastAsia="Times New Roman" w:hAnsi="Segoe UI" w:cs="Segoe UI"/>
                <w:color w:val="24292E"/>
                <w:sz w:val="24"/>
                <w:szCs w:val="24"/>
              </w:rPr>
            </w:rPrChange>
          </w:rPr>
          <w:t>(aggregate)</w:t>
        </w:r>
      </w:ins>
    </w:p>
    <w:p w:rsidR="007577D1" w:rsidRPr="007577D1" w:rsidRDefault="007577D1">
      <w:pPr>
        <w:pBdr>
          <w:top w:val="single" w:sz="4" w:space="1" w:color="auto"/>
          <w:left w:val="single" w:sz="4" w:space="4" w:color="auto"/>
          <w:bottom w:val="single" w:sz="4" w:space="1" w:color="auto"/>
          <w:right w:val="single" w:sz="4" w:space="4" w:color="auto"/>
        </w:pBdr>
        <w:spacing w:after="0" w:line="240" w:lineRule="auto"/>
        <w:rPr>
          <w:ins w:id="313" w:author="Moustafa Banbouk" w:date="2018-03-11T23:03:00Z"/>
          <w:rFonts w:ascii="Courier New" w:eastAsia="Times New Roman" w:hAnsi="Courier New" w:cs="Courier New"/>
          <w:color w:val="24292E"/>
          <w:sz w:val="20"/>
          <w:szCs w:val="20"/>
          <w:rPrChange w:id="314" w:author="Moustafa Banbouk" w:date="2018-03-11T23:03:00Z">
            <w:rPr>
              <w:ins w:id="315" w:author="Moustafa Banbouk" w:date="2018-03-11T23:03:00Z"/>
              <w:rFonts w:ascii="Segoe UI" w:eastAsia="Times New Roman" w:hAnsi="Segoe UI" w:cs="Segoe UI"/>
              <w:color w:val="24292E"/>
              <w:sz w:val="24"/>
              <w:szCs w:val="24"/>
            </w:rPr>
          </w:rPrChange>
        </w:rPr>
        <w:pPrChange w:id="316" w:author="Moustafa Banbouk" w:date="2018-03-11T23:05:00Z">
          <w:pPr>
            <w:spacing w:before="60" w:after="100" w:afterAutospacing="1" w:line="240" w:lineRule="auto"/>
          </w:pPr>
        </w:pPrChange>
      </w:pPr>
      <w:ins w:id="317" w:author="Moustafa Banbouk" w:date="2018-03-11T23:03:00Z">
        <w:r w:rsidRPr="007577D1">
          <w:rPr>
            <w:rFonts w:ascii="Courier New" w:eastAsia="Times New Roman" w:hAnsi="Courier New" w:cs="Courier New"/>
            <w:color w:val="24292E"/>
            <w:sz w:val="20"/>
            <w:szCs w:val="20"/>
            <w:rPrChange w:id="318" w:author="Moustafa Banbouk" w:date="2018-03-11T23:03:00Z">
              <w:rPr>
                <w:rFonts w:ascii="Segoe UI" w:eastAsia="Times New Roman" w:hAnsi="Segoe UI" w:cs="Segoe UI"/>
                <w:color w:val="24292E"/>
                <w:sz w:val="24"/>
                <w:szCs w:val="24"/>
              </w:rPr>
            </w:rPrChange>
          </w:rPr>
          <w:t xml:space="preserve">        </w:t>
        </w:r>
        <w:proofErr w:type="spellStart"/>
        <w:r w:rsidRPr="007577D1">
          <w:rPr>
            <w:rFonts w:ascii="Courier New" w:eastAsia="Times New Roman" w:hAnsi="Courier New" w:cs="Courier New"/>
            <w:color w:val="24292E"/>
            <w:sz w:val="20"/>
            <w:szCs w:val="20"/>
            <w:rPrChange w:id="319" w:author="Moustafa Banbouk" w:date="2018-03-11T23:03:00Z">
              <w:rPr>
                <w:rFonts w:ascii="Segoe UI" w:eastAsia="Times New Roman" w:hAnsi="Segoe UI" w:cs="Segoe UI"/>
                <w:color w:val="24292E"/>
                <w:sz w:val="24"/>
                <w:szCs w:val="24"/>
              </w:rPr>
            </w:rPrChange>
          </w:rPr>
          <w:t>url</w:t>
        </w:r>
        <w:proofErr w:type="spellEnd"/>
        <w:r w:rsidRPr="007577D1">
          <w:rPr>
            <w:rFonts w:ascii="Courier New" w:eastAsia="Times New Roman" w:hAnsi="Courier New" w:cs="Courier New"/>
            <w:color w:val="24292E"/>
            <w:sz w:val="20"/>
            <w:szCs w:val="20"/>
            <w:rPrChange w:id="320" w:author="Moustafa Banbouk" w:date="2018-03-11T23:03:00Z">
              <w:rPr>
                <w:rFonts w:ascii="Segoe UI" w:eastAsia="Times New Roman" w:hAnsi="Segoe UI" w:cs="Segoe UI"/>
                <w:color w:val="24292E"/>
                <w:sz w:val="24"/>
                <w:szCs w:val="24"/>
              </w:rPr>
            </w:rPrChange>
          </w:rPr>
          <w:t xml:space="preserve"> += '&amp;</w:t>
        </w:r>
        <w:proofErr w:type="spellStart"/>
        <w:r w:rsidRPr="007577D1">
          <w:rPr>
            <w:rFonts w:ascii="Courier New" w:eastAsia="Times New Roman" w:hAnsi="Courier New" w:cs="Courier New"/>
            <w:color w:val="24292E"/>
            <w:sz w:val="20"/>
            <w:szCs w:val="20"/>
            <w:rPrChange w:id="321" w:author="Moustafa Banbouk" w:date="2018-03-11T23:03:00Z">
              <w:rPr>
                <w:rFonts w:ascii="Segoe UI" w:eastAsia="Times New Roman" w:hAnsi="Segoe UI" w:cs="Segoe UI"/>
                <w:color w:val="24292E"/>
                <w:sz w:val="24"/>
                <w:szCs w:val="24"/>
              </w:rPr>
            </w:rPrChange>
          </w:rPr>
          <w:t>toTs</w:t>
        </w:r>
        <w:proofErr w:type="spellEnd"/>
        <w:r w:rsidRPr="007577D1">
          <w:rPr>
            <w:rFonts w:ascii="Courier New" w:eastAsia="Times New Roman" w:hAnsi="Courier New" w:cs="Courier New"/>
            <w:color w:val="24292E"/>
            <w:sz w:val="20"/>
            <w:szCs w:val="20"/>
            <w:rPrChange w:id="322" w:author="Moustafa Banbouk" w:date="2018-03-11T23:03:00Z">
              <w:rPr>
                <w:rFonts w:ascii="Segoe UI" w:eastAsia="Times New Roman" w:hAnsi="Segoe UI" w:cs="Segoe UI"/>
                <w:color w:val="24292E"/>
                <w:sz w:val="24"/>
                <w:szCs w:val="24"/>
              </w:rPr>
            </w:rPrChange>
          </w:rPr>
          <w:t xml:space="preserve">=' + </w:t>
        </w:r>
        <w:proofErr w:type="spellStart"/>
        <w:r w:rsidRPr="007577D1">
          <w:rPr>
            <w:rFonts w:ascii="Courier New" w:eastAsia="Times New Roman" w:hAnsi="Courier New" w:cs="Courier New"/>
            <w:color w:val="24292E"/>
            <w:sz w:val="20"/>
            <w:szCs w:val="20"/>
            <w:rPrChange w:id="323" w:author="Moustafa Banbouk" w:date="2018-03-11T23:03:00Z">
              <w:rPr>
                <w:rFonts w:ascii="Segoe UI" w:eastAsia="Times New Roman" w:hAnsi="Segoe UI" w:cs="Segoe UI"/>
                <w:color w:val="24292E"/>
                <w:sz w:val="24"/>
                <w:szCs w:val="24"/>
              </w:rPr>
            </w:rPrChange>
          </w:rPr>
          <w:t>str</w:t>
        </w:r>
        <w:proofErr w:type="spellEnd"/>
        <w:r w:rsidRPr="007577D1">
          <w:rPr>
            <w:rFonts w:ascii="Courier New" w:eastAsia="Times New Roman" w:hAnsi="Courier New" w:cs="Courier New"/>
            <w:color w:val="24292E"/>
            <w:sz w:val="20"/>
            <w:szCs w:val="20"/>
            <w:rPrChange w:id="324" w:author="Moustafa Banbouk" w:date="2018-03-11T23:03:00Z">
              <w:rPr>
                <w:rFonts w:ascii="Segoe UI" w:eastAsia="Times New Roman" w:hAnsi="Segoe UI" w:cs="Segoe UI"/>
                <w:color w:val="24292E"/>
                <w:sz w:val="24"/>
                <w:szCs w:val="24"/>
              </w:rPr>
            </w:rPrChange>
          </w:rPr>
          <w:t>(</w:t>
        </w:r>
        <w:proofErr w:type="spellStart"/>
        <w:r w:rsidRPr="007577D1">
          <w:rPr>
            <w:rFonts w:ascii="Courier New" w:eastAsia="Times New Roman" w:hAnsi="Courier New" w:cs="Courier New"/>
            <w:color w:val="24292E"/>
            <w:sz w:val="20"/>
            <w:szCs w:val="20"/>
            <w:rPrChange w:id="325" w:author="Moustafa Banbouk" w:date="2018-03-11T23:03:00Z">
              <w:rPr>
                <w:rFonts w:ascii="Segoe UI" w:eastAsia="Times New Roman" w:hAnsi="Segoe UI" w:cs="Segoe UI"/>
                <w:color w:val="24292E"/>
                <w:sz w:val="24"/>
                <w:szCs w:val="24"/>
              </w:rPr>
            </w:rPrChange>
          </w:rPr>
          <w:t>toTs</w:t>
        </w:r>
        <w:proofErr w:type="spellEnd"/>
        <w:r w:rsidRPr="007577D1">
          <w:rPr>
            <w:rFonts w:ascii="Courier New" w:eastAsia="Times New Roman" w:hAnsi="Courier New" w:cs="Courier New"/>
            <w:color w:val="24292E"/>
            <w:sz w:val="20"/>
            <w:szCs w:val="20"/>
            <w:rPrChange w:id="326" w:author="Moustafa Banbouk" w:date="2018-03-11T23:03:00Z">
              <w:rPr>
                <w:rFonts w:ascii="Segoe UI" w:eastAsia="Times New Roman" w:hAnsi="Segoe UI" w:cs="Segoe UI"/>
                <w:color w:val="24292E"/>
                <w:sz w:val="24"/>
                <w:szCs w:val="24"/>
              </w:rPr>
            </w:rPrChange>
          </w:rPr>
          <w:t>)</w:t>
        </w:r>
      </w:ins>
    </w:p>
    <w:p w:rsidR="007577D1" w:rsidRPr="007577D1" w:rsidRDefault="007577D1">
      <w:pPr>
        <w:pBdr>
          <w:top w:val="single" w:sz="4" w:space="1" w:color="auto"/>
          <w:left w:val="single" w:sz="4" w:space="4" w:color="auto"/>
          <w:bottom w:val="single" w:sz="4" w:space="1" w:color="auto"/>
          <w:right w:val="single" w:sz="4" w:space="4" w:color="auto"/>
        </w:pBdr>
        <w:spacing w:after="0" w:line="240" w:lineRule="auto"/>
        <w:rPr>
          <w:ins w:id="327" w:author="Moustafa Banbouk" w:date="2018-03-11T23:03:00Z"/>
          <w:rFonts w:ascii="Courier New" w:eastAsia="Times New Roman" w:hAnsi="Courier New" w:cs="Courier New"/>
          <w:color w:val="24292E"/>
          <w:sz w:val="20"/>
          <w:szCs w:val="20"/>
          <w:rPrChange w:id="328" w:author="Moustafa Banbouk" w:date="2018-03-11T23:03:00Z">
            <w:rPr>
              <w:ins w:id="329" w:author="Moustafa Banbouk" w:date="2018-03-11T23:03:00Z"/>
              <w:rFonts w:ascii="Segoe UI" w:eastAsia="Times New Roman" w:hAnsi="Segoe UI" w:cs="Segoe UI"/>
              <w:color w:val="24292E"/>
              <w:sz w:val="24"/>
              <w:szCs w:val="24"/>
            </w:rPr>
          </w:rPrChange>
        </w:rPr>
        <w:pPrChange w:id="330" w:author="Moustafa Banbouk" w:date="2018-03-11T23:05:00Z">
          <w:pPr>
            <w:spacing w:before="60" w:after="100" w:afterAutospacing="1" w:line="240" w:lineRule="auto"/>
          </w:pPr>
        </w:pPrChange>
      </w:pPr>
      <w:ins w:id="331" w:author="Moustafa Banbouk" w:date="2018-03-11T23:03:00Z">
        <w:r w:rsidRPr="007577D1">
          <w:rPr>
            <w:rFonts w:ascii="Courier New" w:eastAsia="Times New Roman" w:hAnsi="Courier New" w:cs="Courier New"/>
            <w:color w:val="24292E"/>
            <w:sz w:val="20"/>
            <w:szCs w:val="20"/>
            <w:rPrChange w:id="332" w:author="Moustafa Banbouk" w:date="2018-03-11T23:03:00Z">
              <w:rPr>
                <w:rFonts w:ascii="Segoe UI" w:eastAsia="Times New Roman" w:hAnsi="Segoe UI" w:cs="Segoe UI"/>
                <w:color w:val="24292E"/>
                <w:sz w:val="24"/>
                <w:szCs w:val="24"/>
              </w:rPr>
            </w:rPrChange>
          </w:rPr>
          <w:t xml:space="preserve">        print(</w:t>
        </w:r>
        <w:proofErr w:type="spellStart"/>
        <w:r w:rsidRPr="007577D1">
          <w:rPr>
            <w:rFonts w:ascii="Courier New" w:eastAsia="Times New Roman" w:hAnsi="Courier New" w:cs="Courier New"/>
            <w:color w:val="24292E"/>
            <w:sz w:val="20"/>
            <w:szCs w:val="20"/>
            <w:rPrChange w:id="333" w:author="Moustafa Banbouk" w:date="2018-03-11T23:03:00Z">
              <w:rPr>
                <w:rFonts w:ascii="Segoe UI" w:eastAsia="Times New Roman" w:hAnsi="Segoe UI" w:cs="Segoe UI"/>
                <w:color w:val="24292E"/>
                <w:sz w:val="24"/>
                <w:szCs w:val="24"/>
              </w:rPr>
            </w:rPrChange>
          </w:rPr>
          <w:t>url</w:t>
        </w:r>
        <w:proofErr w:type="spellEnd"/>
        <w:r w:rsidRPr="007577D1">
          <w:rPr>
            <w:rFonts w:ascii="Courier New" w:eastAsia="Times New Roman" w:hAnsi="Courier New" w:cs="Courier New"/>
            <w:color w:val="24292E"/>
            <w:sz w:val="20"/>
            <w:szCs w:val="20"/>
            <w:rPrChange w:id="334" w:author="Moustafa Banbouk" w:date="2018-03-11T23:03:00Z">
              <w:rPr>
                <w:rFonts w:ascii="Segoe UI" w:eastAsia="Times New Roman" w:hAnsi="Segoe UI" w:cs="Segoe UI"/>
                <w:color w:val="24292E"/>
                <w:sz w:val="24"/>
                <w:szCs w:val="24"/>
              </w:rPr>
            </w:rPrChange>
          </w:rPr>
          <w:t>)</w:t>
        </w:r>
      </w:ins>
    </w:p>
    <w:p w:rsidR="007577D1" w:rsidRPr="007577D1" w:rsidRDefault="007577D1">
      <w:pPr>
        <w:pBdr>
          <w:top w:val="single" w:sz="4" w:space="1" w:color="auto"/>
          <w:left w:val="single" w:sz="4" w:space="4" w:color="auto"/>
          <w:bottom w:val="single" w:sz="4" w:space="1" w:color="auto"/>
          <w:right w:val="single" w:sz="4" w:space="4" w:color="auto"/>
        </w:pBdr>
        <w:spacing w:after="0" w:line="240" w:lineRule="auto"/>
        <w:rPr>
          <w:ins w:id="335" w:author="Moustafa Banbouk" w:date="2018-03-11T23:03:00Z"/>
          <w:rFonts w:ascii="Courier New" w:eastAsia="Times New Roman" w:hAnsi="Courier New" w:cs="Courier New"/>
          <w:color w:val="24292E"/>
          <w:sz w:val="20"/>
          <w:szCs w:val="20"/>
          <w:rPrChange w:id="336" w:author="Moustafa Banbouk" w:date="2018-03-11T23:03:00Z">
            <w:rPr>
              <w:ins w:id="337" w:author="Moustafa Banbouk" w:date="2018-03-11T23:03:00Z"/>
              <w:rFonts w:ascii="Segoe UI" w:eastAsia="Times New Roman" w:hAnsi="Segoe UI" w:cs="Segoe UI"/>
              <w:color w:val="24292E"/>
              <w:sz w:val="24"/>
              <w:szCs w:val="24"/>
            </w:rPr>
          </w:rPrChange>
        </w:rPr>
        <w:pPrChange w:id="338" w:author="Moustafa Banbouk" w:date="2018-03-11T23:05:00Z">
          <w:pPr>
            <w:spacing w:before="60" w:after="100" w:afterAutospacing="1" w:line="240" w:lineRule="auto"/>
          </w:pPr>
        </w:pPrChange>
      </w:pPr>
      <w:ins w:id="339" w:author="Moustafa Banbouk" w:date="2018-03-11T23:03:00Z">
        <w:r w:rsidRPr="007577D1">
          <w:rPr>
            <w:rFonts w:ascii="Courier New" w:eastAsia="Times New Roman" w:hAnsi="Courier New" w:cs="Courier New"/>
            <w:color w:val="24292E"/>
            <w:sz w:val="20"/>
            <w:szCs w:val="20"/>
            <w:rPrChange w:id="340" w:author="Moustafa Banbouk" w:date="2018-03-11T23:03:00Z">
              <w:rPr>
                <w:rFonts w:ascii="Segoe UI" w:eastAsia="Times New Roman" w:hAnsi="Segoe UI" w:cs="Segoe UI"/>
                <w:color w:val="24292E"/>
                <w:sz w:val="24"/>
                <w:szCs w:val="24"/>
              </w:rPr>
            </w:rPrChange>
          </w:rPr>
          <w:t xml:space="preserve">        </w:t>
        </w:r>
        <w:proofErr w:type="spellStart"/>
        <w:r w:rsidRPr="007577D1">
          <w:rPr>
            <w:rFonts w:ascii="Courier New" w:eastAsia="Times New Roman" w:hAnsi="Courier New" w:cs="Courier New"/>
            <w:color w:val="24292E"/>
            <w:sz w:val="20"/>
            <w:szCs w:val="20"/>
            <w:rPrChange w:id="341" w:author="Moustafa Banbouk" w:date="2018-03-11T23:03:00Z">
              <w:rPr>
                <w:rFonts w:ascii="Segoe UI" w:eastAsia="Times New Roman" w:hAnsi="Segoe UI" w:cs="Segoe UI"/>
                <w:color w:val="24292E"/>
                <w:sz w:val="24"/>
                <w:szCs w:val="24"/>
              </w:rPr>
            </w:rPrChange>
          </w:rPr>
          <w:t>strOut</w:t>
        </w:r>
        <w:proofErr w:type="spellEnd"/>
        <w:r w:rsidRPr="007577D1">
          <w:rPr>
            <w:rFonts w:ascii="Courier New" w:eastAsia="Times New Roman" w:hAnsi="Courier New" w:cs="Courier New"/>
            <w:color w:val="24292E"/>
            <w:sz w:val="20"/>
            <w:szCs w:val="20"/>
            <w:rPrChange w:id="342" w:author="Moustafa Banbouk" w:date="2018-03-11T23:03:00Z">
              <w:rPr>
                <w:rFonts w:ascii="Segoe UI" w:eastAsia="Times New Roman" w:hAnsi="Segoe UI" w:cs="Segoe UI"/>
                <w:color w:val="24292E"/>
                <w:sz w:val="24"/>
                <w:szCs w:val="24"/>
              </w:rPr>
            </w:rPrChange>
          </w:rPr>
          <w:t xml:space="preserve"> = </w:t>
        </w:r>
        <w:proofErr w:type="spellStart"/>
        <w:proofErr w:type="gramStart"/>
        <w:r w:rsidRPr="007577D1">
          <w:rPr>
            <w:rFonts w:ascii="Courier New" w:eastAsia="Times New Roman" w:hAnsi="Courier New" w:cs="Courier New"/>
            <w:color w:val="24292E"/>
            <w:sz w:val="20"/>
            <w:szCs w:val="20"/>
            <w:rPrChange w:id="343" w:author="Moustafa Banbouk" w:date="2018-03-11T23:03:00Z">
              <w:rPr>
                <w:rFonts w:ascii="Segoe UI" w:eastAsia="Times New Roman" w:hAnsi="Segoe UI" w:cs="Segoe UI"/>
                <w:color w:val="24292E"/>
                <w:sz w:val="24"/>
                <w:szCs w:val="24"/>
              </w:rPr>
            </w:rPrChange>
          </w:rPr>
          <w:t>self.query</w:t>
        </w:r>
        <w:proofErr w:type="spellEnd"/>
        <w:proofErr w:type="gramEnd"/>
        <w:r w:rsidRPr="007577D1">
          <w:rPr>
            <w:rFonts w:ascii="Courier New" w:eastAsia="Times New Roman" w:hAnsi="Courier New" w:cs="Courier New"/>
            <w:color w:val="24292E"/>
            <w:sz w:val="20"/>
            <w:szCs w:val="20"/>
            <w:rPrChange w:id="344" w:author="Moustafa Banbouk" w:date="2018-03-11T23:03:00Z">
              <w:rPr>
                <w:rFonts w:ascii="Segoe UI" w:eastAsia="Times New Roman" w:hAnsi="Segoe UI" w:cs="Segoe UI"/>
                <w:color w:val="24292E"/>
                <w:sz w:val="24"/>
                <w:szCs w:val="24"/>
              </w:rPr>
            </w:rPrChange>
          </w:rPr>
          <w:t>(</w:t>
        </w:r>
        <w:proofErr w:type="spellStart"/>
        <w:r w:rsidRPr="007577D1">
          <w:rPr>
            <w:rFonts w:ascii="Courier New" w:eastAsia="Times New Roman" w:hAnsi="Courier New" w:cs="Courier New"/>
            <w:color w:val="24292E"/>
            <w:sz w:val="20"/>
            <w:szCs w:val="20"/>
            <w:rPrChange w:id="345" w:author="Moustafa Banbouk" w:date="2018-03-11T23:03:00Z">
              <w:rPr>
                <w:rFonts w:ascii="Segoe UI" w:eastAsia="Times New Roman" w:hAnsi="Segoe UI" w:cs="Segoe UI"/>
                <w:color w:val="24292E"/>
                <w:sz w:val="24"/>
                <w:szCs w:val="24"/>
              </w:rPr>
            </w:rPrChange>
          </w:rPr>
          <w:t>url</w:t>
        </w:r>
        <w:proofErr w:type="spellEnd"/>
        <w:r w:rsidRPr="007577D1">
          <w:rPr>
            <w:rFonts w:ascii="Courier New" w:eastAsia="Times New Roman" w:hAnsi="Courier New" w:cs="Courier New"/>
            <w:color w:val="24292E"/>
            <w:sz w:val="20"/>
            <w:szCs w:val="20"/>
            <w:rPrChange w:id="346" w:author="Moustafa Banbouk" w:date="2018-03-11T23:03:00Z">
              <w:rPr>
                <w:rFonts w:ascii="Segoe UI" w:eastAsia="Times New Roman" w:hAnsi="Segoe UI" w:cs="Segoe UI"/>
                <w:color w:val="24292E"/>
                <w:sz w:val="24"/>
                <w:szCs w:val="24"/>
              </w:rPr>
            </w:rPrChange>
          </w:rPr>
          <w:t>)</w:t>
        </w:r>
      </w:ins>
    </w:p>
    <w:p w:rsidR="007577D1" w:rsidRPr="007577D1" w:rsidRDefault="007577D1">
      <w:pPr>
        <w:pBdr>
          <w:top w:val="single" w:sz="4" w:space="1" w:color="auto"/>
          <w:left w:val="single" w:sz="4" w:space="4" w:color="auto"/>
          <w:bottom w:val="single" w:sz="4" w:space="1" w:color="auto"/>
          <w:right w:val="single" w:sz="4" w:space="4" w:color="auto"/>
        </w:pBdr>
        <w:spacing w:after="0" w:line="240" w:lineRule="auto"/>
        <w:rPr>
          <w:ins w:id="347" w:author="Moustafa Banbouk" w:date="2018-03-11T23:03:00Z"/>
          <w:rFonts w:ascii="Courier New" w:eastAsia="Times New Roman" w:hAnsi="Courier New" w:cs="Courier New"/>
          <w:color w:val="24292E"/>
          <w:sz w:val="20"/>
          <w:szCs w:val="20"/>
          <w:rPrChange w:id="348" w:author="Moustafa Banbouk" w:date="2018-03-11T23:03:00Z">
            <w:rPr>
              <w:ins w:id="349" w:author="Moustafa Banbouk" w:date="2018-03-11T23:03:00Z"/>
              <w:rFonts w:ascii="Segoe UI" w:eastAsia="Times New Roman" w:hAnsi="Segoe UI" w:cs="Segoe UI"/>
              <w:color w:val="24292E"/>
              <w:sz w:val="24"/>
              <w:szCs w:val="24"/>
            </w:rPr>
          </w:rPrChange>
        </w:rPr>
        <w:pPrChange w:id="350" w:author="Moustafa Banbouk" w:date="2018-03-11T23:05:00Z">
          <w:pPr>
            <w:spacing w:before="60" w:after="100" w:afterAutospacing="1" w:line="240" w:lineRule="auto"/>
          </w:pPr>
        </w:pPrChange>
      </w:pPr>
      <w:ins w:id="351" w:author="Moustafa Banbouk" w:date="2018-03-11T23:03:00Z">
        <w:r w:rsidRPr="007577D1">
          <w:rPr>
            <w:rFonts w:ascii="Courier New" w:eastAsia="Times New Roman" w:hAnsi="Courier New" w:cs="Courier New"/>
            <w:color w:val="24292E"/>
            <w:sz w:val="20"/>
            <w:szCs w:val="20"/>
            <w:rPrChange w:id="352" w:author="Moustafa Banbouk" w:date="2018-03-11T23:03:00Z">
              <w:rPr>
                <w:rFonts w:ascii="Segoe UI" w:eastAsia="Times New Roman" w:hAnsi="Segoe UI" w:cs="Segoe UI"/>
                <w:color w:val="24292E"/>
                <w:sz w:val="24"/>
                <w:szCs w:val="24"/>
              </w:rPr>
            </w:rPrChange>
          </w:rPr>
          <w:t xml:space="preserve">        </w:t>
        </w:r>
        <w:proofErr w:type="spellStart"/>
        <w:r w:rsidRPr="007577D1">
          <w:rPr>
            <w:rFonts w:ascii="Courier New" w:eastAsia="Times New Roman" w:hAnsi="Courier New" w:cs="Courier New"/>
            <w:color w:val="24292E"/>
            <w:sz w:val="20"/>
            <w:szCs w:val="20"/>
            <w:rPrChange w:id="353" w:author="Moustafa Banbouk" w:date="2018-03-11T23:03:00Z">
              <w:rPr>
                <w:rFonts w:ascii="Segoe UI" w:eastAsia="Times New Roman" w:hAnsi="Segoe UI" w:cs="Segoe UI"/>
                <w:color w:val="24292E"/>
                <w:sz w:val="24"/>
                <w:szCs w:val="24"/>
              </w:rPr>
            </w:rPrChange>
          </w:rPr>
          <w:t>strOut</w:t>
        </w:r>
        <w:proofErr w:type="spellEnd"/>
        <w:r w:rsidRPr="007577D1">
          <w:rPr>
            <w:rFonts w:ascii="Courier New" w:eastAsia="Times New Roman" w:hAnsi="Courier New" w:cs="Courier New"/>
            <w:color w:val="24292E"/>
            <w:sz w:val="20"/>
            <w:szCs w:val="20"/>
            <w:rPrChange w:id="354" w:author="Moustafa Banbouk" w:date="2018-03-11T23:03:00Z">
              <w:rPr>
                <w:rFonts w:ascii="Segoe UI" w:eastAsia="Times New Roman" w:hAnsi="Segoe UI" w:cs="Segoe UI"/>
                <w:color w:val="24292E"/>
                <w:sz w:val="24"/>
                <w:szCs w:val="24"/>
              </w:rPr>
            </w:rPrChange>
          </w:rPr>
          <w:t xml:space="preserve"> = str(strOut</w:t>
        </w:r>
        <w:proofErr w:type="gramStart"/>
        <w:r w:rsidRPr="007577D1">
          <w:rPr>
            <w:rFonts w:ascii="Courier New" w:eastAsia="Times New Roman" w:hAnsi="Courier New" w:cs="Courier New"/>
            <w:color w:val="24292E"/>
            <w:sz w:val="20"/>
            <w:szCs w:val="20"/>
            <w:rPrChange w:id="355" w:author="Moustafa Banbouk" w:date="2018-03-11T23:03:00Z">
              <w:rPr>
                <w:rFonts w:ascii="Segoe UI" w:eastAsia="Times New Roman" w:hAnsi="Segoe UI" w:cs="Segoe UI"/>
                <w:color w:val="24292E"/>
                <w:sz w:val="24"/>
                <w:szCs w:val="24"/>
              </w:rPr>
            </w:rPrChange>
          </w:rPr>
          <w:t>).replace</w:t>
        </w:r>
        <w:proofErr w:type="gramEnd"/>
        <w:r w:rsidRPr="007577D1">
          <w:rPr>
            <w:rFonts w:ascii="Courier New" w:eastAsia="Times New Roman" w:hAnsi="Courier New" w:cs="Courier New"/>
            <w:color w:val="24292E"/>
            <w:sz w:val="20"/>
            <w:szCs w:val="20"/>
            <w:rPrChange w:id="356" w:author="Moustafa Banbouk" w:date="2018-03-11T23:03:00Z">
              <w:rPr>
                <w:rFonts w:ascii="Segoe UI" w:eastAsia="Times New Roman" w:hAnsi="Segoe UI" w:cs="Segoe UI"/>
                <w:color w:val="24292E"/>
                <w:sz w:val="24"/>
                <w:szCs w:val="24"/>
              </w:rPr>
            </w:rPrChange>
          </w:rPr>
          <w:t>("true","True").replace("false","False")[2:][:-1]</w:t>
        </w:r>
      </w:ins>
    </w:p>
    <w:p w:rsidR="007577D1" w:rsidRPr="007577D1" w:rsidRDefault="007577D1">
      <w:pPr>
        <w:pBdr>
          <w:top w:val="single" w:sz="4" w:space="1" w:color="auto"/>
          <w:left w:val="single" w:sz="4" w:space="4" w:color="auto"/>
          <w:bottom w:val="single" w:sz="4" w:space="1" w:color="auto"/>
          <w:right w:val="single" w:sz="4" w:space="4" w:color="auto"/>
        </w:pBdr>
        <w:spacing w:after="0" w:line="240" w:lineRule="auto"/>
        <w:rPr>
          <w:ins w:id="357" w:author="Moustafa Banbouk" w:date="2018-03-11T22:26:00Z"/>
          <w:rFonts w:ascii="Courier New" w:eastAsia="Times New Roman" w:hAnsi="Courier New" w:cs="Courier New"/>
          <w:color w:val="24292E"/>
          <w:sz w:val="20"/>
          <w:szCs w:val="20"/>
          <w:rPrChange w:id="358" w:author="Moustafa Banbouk" w:date="2018-03-11T23:03:00Z">
            <w:rPr>
              <w:ins w:id="359" w:author="Moustafa Banbouk" w:date="2018-03-11T22:26:00Z"/>
              <w:rFonts w:ascii="Segoe UI" w:eastAsia="Times New Roman" w:hAnsi="Segoe UI" w:cs="Segoe UI"/>
              <w:color w:val="24292E"/>
              <w:sz w:val="24"/>
              <w:szCs w:val="24"/>
            </w:rPr>
          </w:rPrChange>
        </w:rPr>
        <w:pPrChange w:id="360" w:author="Moustafa Banbouk" w:date="2018-03-11T23:05:00Z">
          <w:pPr>
            <w:numPr>
              <w:numId w:val="4"/>
            </w:numPr>
            <w:tabs>
              <w:tab w:val="num" w:pos="720"/>
            </w:tabs>
            <w:spacing w:before="60" w:after="100" w:afterAutospacing="1" w:line="240" w:lineRule="auto"/>
            <w:ind w:left="720" w:hanging="360"/>
          </w:pPr>
        </w:pPrChange>
      </w:pPr>
      <w:ins w:id="361" w:author="Moustafa Banbouk" w:date="2018-03-11T23:03:00Z">
        <w:r w:rsidRPr="007577D1">
          <w:rPr>
            <w:rFonts w:ascii="Courier New" w:eastAsia="Times New Roman" w:hAnsi="Courier New" w:cs="Courier New"/>
            <w:color w:val="24292E"/>
            <w:sz w:val="20"/>
            <w:szCs w:val="20"/>
            <w:rPrChange w:id="362" w:author="Moustafa Banbouk" w:date="2018-03-11T23:03:00Z">
              <w:rPr>
                <w:rFonts w:ascii="Segoe UI" w:eastAsia="Times New Roman" w:hAnsi="Segoe UI" w:cs="Segoe UI"/>
                <w:color w:val="24292E"/>
                <w:sz w:val="24"/>
                <w:szCs w:val="24"/>
              </w:rPr>
            </w:rPrChange>
          </w:rPr>
          <w:t xml:space="preserve">        return </w:t>
        </w:r>
        <w:proofErr w:type="spellStart"/>
        <w:r w:rsidRPr="007577D1">
          <w:rPr>
            <w:rFonts w:ascii="Courier New" w:eastAsia="Times New Roman" w:hAnsi="Courier New" w:cs="Courier New"/>
            <w:color w:val="24292E"/>
            <w:sz w:val="20"/>
            <w:szCs w:val="20"/>
            <w:rPrChange w:id="363" w:author="Moustafa Banbouk" w:date="2018-03-11T23:03:00Z">
              <w:rPr>
                <w:rFonts w:ascii="Segoe UI" w:eastAsia="Times New Roman" w:hAnsi="Segoe UI" w:cs="Segoe UI"/>
                <w:color w:val="24292E"/>
                <w:sz w:val="24"/>
                <w:szCs w:val="24"/>
              </w:rPr>
            </w:rPrChange>
          </w:rPr>
          <w:t>strOut</w:t>
        </w:r>
      </w:ins>
      <w:proofErr w:type="spellEnd"/>
    </w:p>
    <w:p w:rsidR="00D559EB" w:rsidRPr="000E284C" w:rsidDel="00D559EB" w:rsidRDefault="00D559EB">
      <w:pPr>
        <w:spacing w:before="60" w:after="100" w:afterAutospacing="1" w:line="240" w:lineRule="auto"/>
        <w:rPr>
          <w:del w:id="364" w:author="Moustafa Banbouk" w:date="2018-03-11T22:38:00Z"/>
          <w:rFonts w:ascii="Segoe UI" w:eastAsia="Times New Roman" w:hAnsi="Segoe UI" w:cs="Segoe UI"/>
          <w:color w:val="24292E"/>
          <w:sz w:val="24"/>
          <w:szCs w:val="24"/>
        </w:rPr>
        <w:pPrChange w:id="365" w:author="Moustafa Banbouk" w:date="2018-03-11T22:16:00Z">
          <w:pPr>
            <w:numPr>
              <w:numId w:val="4"/>
            </w:numPr>
            <w:tabs>
              <w:tab w:val="num" w:pos="720"/>
            </w:tabs>
            <w:spacing w:before="60" w:after="100" w:afterAutospacing="1" w:line="240" w:lineRule="auto"/>
            <w:ind w:left="720" w:hanging="360"/>
          </w:pPr>
        </w:pPrChange>
      </w:pPr>
    </w:p>
    <w:p w:rsidR="0081171E" w:rsidRPr="0081171E" w:rsidRDefault="0081171E" w:rsidP="0081171E">
      <w:pPr>
        <w:spacing w:before="360" w:after="240" w:line="240" w:lineRule="auto"/>
        <w:outlineLvl w:val="2"/>
        <w:rPr>
          <w:rFonts w:ascii="Segoe UI" w:eastAsia="Times New Roman" w:hAnsi="Segoe UI" w:cs="Segoe UI"/>
          <w:b/>
          <w:bCs/>
          <w:color w:val="24292E"/>
          <w:sz w:val="30"/>
          <w:szCs w:val="30"/>
        </w:rPr>
      </w:pPr>
      <w:r w:rsidRPr="0081171E">
        <w:rPr>
          <w:rFonts w:ascii="Segoe UI" w:eastAsia="Times New Roman" w:hAnsi="Segoe UI" w:cs="Segoe UI"/>
          <w:b/>
          <w:bCs/>
          <w:color w:val="24292E"/>
          <w:sz w:val="30"/>
          <w:szCs w:val="30"/>
        </w:rPr>
        <w:t>Exploratory Visualization</w:t>
      </w:r>
    </w:p>
    <w:p w:rsidR="0081171E" w:rsidRPr="00AD2704" w:rsidDel="00DB3E30" w:rsidRDefault="0081171E" w:rsidP="0081171E">
      <w:pPr>
        <w:spacing w:after="240" w:line="240" w:lineRule="auto"/>
        <w:rPr>
          <w:del w:id="366" w:author="Moustafa Banbouk" w:date="2018-03-13T21:41:00Z"/>
          <w:rFonts w:ascii="Segoe UI" w:eastAsia="Times New Roman" w:hAnsi="Segoe UI" w:cs="Segoe UI"/>
          <w:color w:val="24292E"/>
          <w:sz w:val="24"/>
          <w:szCs w:val="24"/>
          <w:highlight w:val="yellow"/>
          <w:rPrChange w:id="367" w:author="Moustafa Banbouk" w:date="2018-03-11T23:08:00Z">
            <w:rPr>
              <w:del w:id="368" w:author="Moustafa Banbouk" w:date="2018-03-13T21:41:00Z"/>
              <w:rFonts w:ascii="Segoe UI" w:eastAsia="Times New Roman" w:hAnsi="Segoe UI" w:cs="Segoe UI"/>
              <w:color w:val="24292E"/>
              <w:sz w:val="24"/>
              <w:szCs w:val="24"/>
            </w:rPr>
          </w:rPrChange>
        </w:rPr>
      </w:pPr>
      <w:del w:id="369" w:author="Moustafa Banbouk" w:date="2018-03-13T21:41:00Z">
        <w:r w:rsidRPr="00AD2704" w:rsidDel="00DB3E30">
          <w:rPr>
            <w:rFonts w:ascii="Segoe UI" w:eastAsia="Times New Roman" w:hAnsi="Segoe UI" w:cs="Segoe UI"/>
            <w:color w:val="24292E"/>
            <w:sz w:val="24"/>
            <w:szCs w:val="24"/>
            <w:highlight w:val="yellow"/>
            <w:rPrChange w:id="370" w:author="Moustafa Banbouk" w:date="2018-03-11T23:08:00Z">
              <w:rPr>
                <w:rFonts w:ascii="Segoe UI" w:eastAsia="Times New Roman" w:hAnsi="Segoe UI" w:cs="Segoe UI"/>
                <w:color w:val="24292E"/>
                <w:sz w:val="24"/>
                <w:szCs w:val="24"/>
              </w:rPr>
            </w:rPrChange>
          </w:rPr>
          <w:delText>In this section, you will need to provide some form of visualization that summarizes or extracts a relevant characteristic or feature about the data. The visualization should adequately support the data being used. Discuss why this visualization was chosen and how it is relevant. Questions to ask yourself when writing this section:</w:delText>
        </w:r>
      </w:del>
    </w:p>
    <w:p w:rsidR="0081171E" w:rsidRPr="00AD2704" w:rsidDel="00DB3E30" w:rsidRDefault="0081171E" w:rsidP="0081171E">
      <w:pPr>
        <w:numPr>
          <w:ilvl w:val="0"/>
          <w:numId w:val="5"/>
        </w:numPr>
        <w:spacing w:before="100" w:beforeAutospacing="1" w:after="100" w:afterAutospacing="1" w:line="240" w:lineRule="auto"/>
        <w:rPr>
          <w:del w:id="371" w:author="Moustafa Banbouk" w:date="2018-03-13T21:41:00Z"/>
          <w:rFonts w:ascii="Segoe UI" w:eastAsia="Times New Roman" w:hAnsi="Segoe UI" w:cs="Segoe UI"/>
          <w:color w:val="24292E"/>
          <w:sz w:val="24"/>
          <w:szCs w:val="24"/>
          <w:highlight w:val="yellow"/>
          <w:rPrChange w:id="372" w:author="Moustafa Banbouk" w:date="2018-03-11T23:08:00Z">
            <w:rPr>
              <w:del w:id="373" w:author="Moustafa Banbouk" w:date="2018-03-13T21:41:00Z"/>
              <w:rFonts w:ascii="Segoe UI" w:eastAsia="Times New Roman" w:hAnsi="Segoe UI" w:cs="Segoe UI"/>
              <w:color w:val="24292E"/>
              <w:sz w:val="24"/>
              <w:szCs w:val="24"/>
            </w:rPr>
          </w:rPrChange>
        </w:rPr>
      </w:pPr>
      <w:del w:id="374" w:author="Moustafa Banbouk" w:date="2018-03-13T21:41:00Z">
        <w:r w:rsidRPr="00AD2704" w:rsidDel="00DB3E30">
          <w:rPr>
            <w:rFonts w:ascii="Segoe UI" w:eastAsia="Times New Roman" w:hAnsi="Segoe UI" w:cs="Segoe UI"/>
            <w:i/>
            <w:iCs/>
            <w:color w:val="24292E"/>
            <w:sz w:val="24"/>
            <w:szCs w:val="24"/>
            <w:highlight w:val="yellow"/>
            <w:rPrChange w:id="375" w:author="Moustafa Banbouk" w:date="2018-03-11T23:08:00Z">
              <w:rPr>
                <w:rFonts w:ascii="Segoe UI" w:eastAsia="Times New Roman" w:hAnsi="Segoe UI" w:cs="Segoe UI"/>
                <w:i/>
                <w:iCs/>
                <w:color w:val="24292E"/>
                <w:sz w:val="24"/>
                <w:szCs w:val="24"/>
              </w:rPr>
            </w:rPrChange>
          </w:rPr>
          <w:delText>Have you visualized a relevant characteristic or feature about the dataset or input data?</w:delText>
        </w:r>
      </w:del>
    </w:p>
    <w:p w:rsidR="0081171E" w:rsidRPr="00AD2704" w:rsidDel="00DB3E30" w:rsidRDefault="0081171E" w:rsidP="0081171E">
      <w:pPr>
        <w:numPr>
          <w:ilvl w:val="0"/>
          <w:numId w:val="5"/>
        </w:numPr>
        <w:spacing w:before="60" w:after="100" w:afterAutospacing="1" w:line="240" w:lineRule="auto"/>
        <w:rPr>
          <w:del w:id="376" w:author="Moustafa Banbouk" w:date="2018-03-13T21:41:00Z"/>
          <w:rFonts w:ascii="Segoe UI" w:eastAsia="Times New Roman" w:hAnsi="Segoe UI" w:cs="Segoe UI"/>
          <w:color w:val="24292E"/>
          <w:sz w:val="24"/>
          <w:szCs w:val="24"/>
          <w:highlight w:val="yellow"/>
          <w:rPrChange w:id="377" w:author="Moustafa Banbouk" w:date="2018-03-11T23:08:00Z">
            <w:rPr>
              <w:del w:id="378" w:author="Moustafa Banbouk" w:date="2018-03-13T21:41:00Z"/>
              <w:rFonts w:ascii="Segoe UI" w:eastAsia="Times New Roman" w:hAnsi="Segoe UI" w:cs="Segoe UI"/>
              <w:color w:val="24292E"/>
              <w:sz w:val="24"/>
              <w:szCs w:val="24"/>
            </w:rPr>
          </w:rPrChange>
        </w:rPr>
      </w:pPr>
      <w:del w:id="379" w:author="Moustafa Banbouk" w:date="2018-03-13T21:41:00Z">
        <w:r w:rsidRPr="00AD2704" w:rsidDel="00DB3E30">
          <w:rPr>
            <w:rFonts w:ascii="Segoe UI" w:eastAsia="Times New Roman" w:hAnsi="Segoe UI" w:cs="Segoe UI"/>
            <w:i/>
            <w:iCs/>
            <w:color w:val="24292E"/>
            <w:sz w:val="24"/>
            <w:szCs w:val="24"/>
            <w:highlight w:val="yellow"/>
            <w:rPrChange w:id="380" w:author="Moustafa Banbouk" w:date="2018-03-11T23:08:00Z">
              <w:rPr>
                <w:rFonts w:ascii="Segoe UI" w:eastAsia="Times New Roman" w:hAnsi="Segoe UI" w:cs="Segoe UI"/>
                <w:i/>
                <w:iCs/>
                <w:color w:val="24292E"/>
                <w:sz w:val="24"/>
                <w:szCs w:val="24"/>
              </w:rPr>
            </w:rPrChange>
          </w:rPr>
          <w:delText>Is the visualization thoroughly analyzed and discussed?</w:delText>
        </w:r>
      </w:del>
    </w:p>
    <w:p w:rsidR="00461C8E" w:rsidRDefault="0081171E">
      <w:pPr>
        <w:spacing w:before="60" w:after="100" w:afterAutospacing="1" w:line="240" w:lineRule="auto"/>
        <w:rPr>
          <w:ins w:id="381" w:author="Moustafa Banbouk" w:date="2018-03-13T21:35:00Z"/>
          <w:rFonts w:ascii="Segoe UI" w:eastAsia="Times New Roman" w:hAnsi="Segoe UI" w:cs="Segoe UI"/>
          <w:color w:val="24292E"/>
          <w:sz w:val="24"/>
          <w:szCs w:val="24"/>
        </w:rPr>
        <w:pPrChange w:id="382" w:author="Moustafa Banbouk" w:date="2018-03-13T21:41:00Z">
          <w:pPr>
            <w:numPr>
              <w:numId w:val="5"/>
            </w:numPr>
            <w:tabs>
              <w:tab w:val="num" w:pos="720"/>
            </w:tabs>
            <w:spacing w:before="60" w:after="100" w:afterAutospacing="1" w:line="240" w:lineRule="auto"/>
            <w:ind w:left="720" w:hanging="360"/>
          </w:pPr>
        </w:pPrChange>
      </w:pPr>
      <w:del w:id="383" w:author="Moustafa Banbouk" w:date="2018-03-13T21:41:00Z">
        <w:r w:rsidRPr="00AD2704" w:rsidDel="00DB3E30">
          <w:rPr>
            <w:rFonts w:ascii="Segoe UI" w:eastAsia="Times New Roman" w:hAnsi="Segoe UI" w:cs="Segoe UI"/>
            <w:i/>
            <w:iCs/>
            <w:color w:val="24292E"/>
            <w:sz w:val="24"/>
            <w:szCs w:val="24"/>
            <w:highlight w:val="yellow"/>
            <w:rPrChange w:id="384" w:author="Moustafa Banbouk" w:date="2018-03-11T23:08:00Z">
              <w:rPr>
                <w:rFonts w:ascii="Segoe UI" w:eastAsia="Times New Roman" w:hAnsi="Segoe UI" w:cs="Segoe UI"/>
                <w:i/>
                <w:iCs/>
                <w:color w:val="24292E"/>
                <w:sz w:val="24"/>
                <w:szCs w:val="24"/>
              </w:rPr>
            </w:rPrChange>
          </w:rPr>
          <w:delText>If a plot is provided, are the axes, title, and datum clearly defined?</w:delText>
        </w:r>
      </w:del>
      <w:ins w:id="385" w:author="Moustafa Banbouk" w:date="2018-03-13T21:32:00Z">
        <w:r w:rsidR="00CD408E">
          <w:rPr>
            <w:rFonts w:ascii="Segoe UI" w:eastAsia="Times New Roman" w:hAnsi="Segoe UI" w:cs="Segoe UI"/>
            <w:color w:val="24292E"/>
            <w:sz w:val="24"/>
            <w:szCs w:val="24"/>
          </w:rPr>
          <w:t>Since the exercise under discussion involves prediction of Ethereum price</w:t>
        </w:r>
      </w:ins>
      <w:ins w:id="386" w:author="Moustafa Banbouk" w:date="2018-03-13T21:33:00Z">
        <w:r w:rsidR="00CD408E">
          <w:rPr>
            <w:rFonts w:ascii="Segoe UI" w:eastAsia="Times New Roman" w:hAnsi="Segoe UI" w:cs="Segoe UI"/>
            <w:color w:val="24292E"/>
            <w:sz w:val="24"/>
            <w:szCs w:val="24"/>
          </w:rPr>
          <w:t xml:space="preserve"> per each day, we will be exploring the provided data by </w:t>
        </w:r>
      </w:ins>
      <w:ins w:id="387" w:author="Moustafa Banbouk" w:date="2018-03-13T21:35:00Z">
        <w:r w:rsidR="00CD408E">
          <w:rPr>
            <w:rFonts w:ascii="Segoe UI" w:eastAsia="Times New Roman" w:hAnsi="Segoe UI" w:cs="Segoe UI"/>
            <w:color w:val="24292E"/>
            <w:sz w:val="24"/>
            <w:szCs w:val="24"/>
          </w:rPr>
          <w:t xml:space="preserve">using </w:t>
        </w:r>
        <w:proofErr w:type="spellStart"/>
        <w:r w:rsidR="00CD408E">
          <w:rPr>
            <w:rFonts w:ascii="Segoe UI" w:eastAsia="Times New Roman" w:hAnsi="Segoe UI" w:cs="Segoe UI"/>
            <w:color w:val="24292E"/>
            <w:sz w:val="24"/>
            <w:szCs w:val="24"/>
          </w:rPr>
          <w:t>pyplot</w:t>
        </w:r>
        <w:proofErr w:type="spellEnd"/>
        <w:r w:rsidR="00CD408E">
          <w:rPr>
            <w:rFonts w:ascii="Segoe UI" w:eastAsia="Times New Roman" w:hAnsi="Segoe UI" w:cs="Segoe UI"/>
            <w:color w:val="24292E"/>
            <w:sz w:val="24"/>
            <w:szCs w:val="24"/>
          </w:rPr>
          <w:t xml:space="preserve"> as per the </w:t>
        </w:r>
        <w:r w:rsidR="00CD408E">
          <w:rPr>
            <w:rFonts w:ascii="Segoe UI" w:eastAsia="Times New Roman" w:hAnsi="Segoe UI" w:cs="Segoe UI"/>
            <w:color w:val="24292E"/>
            <w:sz w:val="24"/>
            <w:szCs w:val="24"/>
          </w:rPr>
          <w:lastRenderedPageBreak/>
          <w:t xml:space="preserve">below. It is clearly </w:t>
        </w:r>
      </w:ins>
      <w:ins w:id="388" w:author="Moustafa Banbouk" w:date="2018-03-13T21:36:00Z">
        <w:r w:rsidR="00DB3E30">
          <w:rPr>
            <w:rFonts w:ascii="Segoe UI" w:eastAsia="Times New Roman" w:hAnsi="Segoe UI" w:cs="Segoe UI"/>
            <w:color w:val="24292E"/>
            <w:sz w:val="24"/>
            <w:szCs w:val="24"/>
          </w:rPr>
          <w:t>shown that the provided data doesn’t include any outliers or missing data and therefore</w:t>
        </w:r>
      </w:ins>
      <w:ins w:id="389" w:author="Moustafa Banbouk" w:date="2018-03-13T21:37:00Z">
        <w:r w:rsidR="00DB3E30">
          <w:rPr>
            <w:rFonts w:ascii="Segoe UI" w:eastAsia="Times New Roman" w:hAnsi="Segoe UI" w:cs="Segoe UI"/>
            <w:color w:val="24292E"/>
            <w:sz w:val="24"/>
            <w:szCs w:val="24"/>
          </w:rPr>
          <w:t xml:space="preserve"> no special pre-processing is required.</w:t>
        </w:r>
      </w:ins>
      <w:ins w:id="390" w:author="Moustafa Banbouk" w:date="2018-03-13T21:38:00Z">
        <w:r w:rsidR="00DB3E30">
          <w:rPr>
            <w:rFonts w:ascii="Segoe UI" w:eastAsia="Times New Roman" w:hAnsi="Segoe UI" w:cs="Segoe UI"/>
            <w:color w:val="24292E"/>
            <w:sz w:val="24"/>
            <w:szCs w:val="24"/>
          </w:rPr>
          <w:t xml:space="preserve"> In addition, the last peak shows the </w:t>
        </w:r>
      </w:ins>
      <w:ins w:id="391" w:author="Moustafa Banbouk" w:date="2018-03-13T21:39:00Z">
        <w:r w:rsidR="00DB3E30">
          <w:rPr>
            <w:rFonts w:ascii="Segoe UI" w:eastAsia="Times New Roman" w:hAnsi="Segoe UI" w:cs="Segoe UI"/>
            <w:color w:val="24292E"/>
            <w:sz w:val="24"/>
            <w:szCs w:val="24"/>
          </w:rPr>
          <w:t xml:space="preserve">latest increase in Ethereum price </w:t>
        </w:r>
      </w:ins>
      <w:ins w:id="392" w:author="Moustafa Banbouk" w:date="2018-03-13T21:41:00Z">
        <w:r w:rsidR="00DB3E30">
          <w:rPr>
            <w:rFonts w:ascii="Segoe UI" w:eastAsia="Times New Roman" w:hAnsi="Segoe UI" w:cs="Segoe UI"/>
            <w:color w:val="24292E"/>
            <w:sz w:val="24"/>
            <w:szCs w:val="24"/>
          </w:rPr>
          <w:t xml:space="preserve">in December 2017 </w:t>
        </w:r>
      </w:ins>
      <w:ins w:id="393" w:author="Moustafa Banbouk" w:date="2018-03-13T21:39:00Z">
        <w:r w:rsidR="00DB3E30">
          <w:rPr>
            <w:rFonts w:ascii="Segoe UI" w:eastAsia="Times New Roman" w:hAnsi="Segoe UI" w:cs="Segoe UI"/>
            <w:color w:val="24292E"/>
            <w:sz w:val="24"/>
            <w:szCs w:val="24"/>
          </w:rPr>
          <w:t>and then the sudden loss</w:t>
        </w:r>
      </w:ins>
      <w:ins w:id="394" w:author="Moustafa Banbouk" w:date="2018-03-13T21:41:00Z">
        <w:r w:rsidR="00DB3E30">
          <w:rPr>
            <w:rFonts w:ascii="Segoe UI" w:eastAsia="Times New Roman" w:hAnsi="Segoe UI" w:cs="Segoe UI"/>
            <w:color w:val="24292E"/>
            <w:sz w:val="24"/>
            <w:szCs w:val="24"/>
          </w:rPr>
          <w:t xml:space="preserve"> in January 2018 indicating accurate data.</w:t>
        </w:r>
      </w:ins>
    </w:p>
    <w:p w:rsidR="00CD408E" w:rsidRDefault="00333687">
      <w:pPr>
        <w:spacing w:before="60" w:after="100" w:afterAutospacing="1" w:line="240" w:lineRule="auto"/>
        <w:rPr>
          <w:ins w:id="395" w:author="Moustafa Banbouk" w:date="2018-03-13T21:47:00Z"/>
          <w:rFonts w:ascii="Segoe UI" w:eastAsia="Times New Roman" w:hAnsi="Segoe UI" w:cs="Segoe UI"/>
          <w:color w:val="24292E"/>
          <w:sz w:val="24"/>
          <w:szCs w:val="24"/>
        </w:rPr>
        <w:pPrChange w:id="396" w:author="Moustafa Banbouk" w:date="2018-03-11T23:07:00Z">
          <w:pPr>
            <w:numPr>
              <w:numId w:val="5"/>
            </w:numPr>
            <w:tabs>
              <w:tab w:val="num" w:pos="720"/>
            </w:tabs>
            <w:spacing w:before="60" w:after="100" w:afterAutospacing="1" w:line="240" w:lineRule="auto"/>
            <w:ind w:left="720" w:hanging="360"/>
          </w:pPr>
        </w:pPrChange>
      </w:pPr>
      <w:ins w:id="397" w:author="Moustafa Banbouk" w:date="2018-04-11T23:00:00Z">
        <w:r>
          <w:rPr>
            <w:noProof/>
          </w:rPr>
          <w:drawing>
            <wp:inline distT="0" distB="0" distL="0" distR="0" wp14:anchorId="456F970F" wp14:editId="50248F67">
              <wp:extent cx="5486400" cy="37096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709670"/>
                      </a:xfrm>
                      <a:prstGeom prst="rect">
                        <a:avLst/>
                      </a:prstGeom>
                    </pic:spPr>
                  </pic:pic>
                </a:graphicData>
              </a:graphic>
            </wp:inline>
          </w:drawing>
        </w:r>
      </w:ins>
    </w:p>
    <w:p w:rsidR="00DB3E30" w:rsidRDefault="00B3668D">
      <w:pPr>
        <w:spacing w:before="60" w:after="100" w:afterAutospacing="1" w:line="240" w:lineRule="auto"/>
        <w:rPr>
          <w:ins w:id="398" w:author="Moustafa Banbouk" w:date="2018-03-13T21:48:00Z"/>
          <w:rFonts w:ascii="Segoe UI" w:eastAsia="Times New Roman" w:hAnsi="Segoe UI" w:cs="Segoe UI"/>
          <w:color w:val="24292E"/>
          <w:sz w:val="24"/>
          <w:szCs w:val="24"/>
        </w:rPr>
        <w:pPrChange w:id="399" w:author="Moustafa Banbouk" w:date="2018-03-11T23:07:00Z">
          <w:pPr>
            <w:numPr>
              <w:numId w:val="5"/>
            </w:numPr>
            <w:tabs>
              <w:tab w:val="num" w:pos="720"/>
            </w:tabs>
            <w:spacing w:before="60" w:after="100" w:afterAutospacing="1" w:line="240" w:lineRule="auto"/>
            <w:ind w:left="720" w:hanging="360"/>
          </w:pPr>
        </w:pPrChange>
      </w:pPr>
      <w:ins w:id="400" w:author="Moustafa Banbouk" w:date="2018-03-13T21:47:00Z">
        <w:r>
          <w:rPr>
            <w:rFonts w:ascii="Segoe UI" w:eastAsia="Times New Roman" w:hAnsi="Segoe UI" w:cs="Segoe UI"/>
            <w:color w:val="24292E"/>
            <w:sz w:val="24"/>
            <w:szCs w:val="24"/>
          </w:rPr>
          <w:t>From another angle, we will try to visualize the frequency of Ethereum price using histo</w:t>
        </w:r>
      </w:ins>
      <w:ins w:id="401" w:author="Moustafa Banbouk" w:date="2018-03-13T21:48:00Z">
        <w:r>
          <w:rPr>
            <w:rFonts w:ascii="Segoe UI" w:eastAsia="Times New Roman" w:hAnsi="Segoe UI" w:cs="Segoe UI"/>
            <w:color w:val="24292E"/>
            <w:sz w:val="24"/>
            <w:szCs w:val="24"/>
          </w:rPr>
          <w:t>gram</w:t>
        </w:r>
      </w:ins>
      <w:ins w:id="402" w:author="Moustafa Banbouk" w:date="2018-04-11T22:56:00Z">
        <w:r w:rsidR="0047079A">
          <w:rPr>
            <w:rFonts w:ascii="Segoe UI" w:eastAsia="Times New Roman" w:hAnsi="Segoe UI" w:cs="Segoe UI"/>
            <w:color w:val="24292E"/>
            <w:sz w:val="24"/>
            <w:szCs w:val="24"/>
          </w:rPr>
          <w:t xml:space="preserve"> in addition to calculating the standard deviation of the Ethereum closing price</w:t>
        </w:r>
      </w:ins>
      <w:ins w:id="403" w:author="Moustafa Banbouk" w:date="2018-03-13T21:48:00Z">
        <w:r>
          <w:rPr>
            <w:rFonts w:ascii="Segoe UI" w:eastAsia="Times New Roman" w:hAnsi="Segoe UI" w:cs="Segoe UI"/>
            <w:color w:val="24292E"/>
            <w:sz w:val="24"/>
            <w:szCs w:val="24"/>
          </w:rPr>
          <w:t>:</w:t>
        </w:r>
      </w:ins>
    </w:p>
    <w:p w:rsidR="00B3668D" w:rsidRDefault="00333687">
      <w:pPr>
        <w:spacing w:before="60" w:after="100" w:afterAutospacing="1" w:line="240" w:lineRule="auto"/>
        <w:rPr>
          <w:ins w:id="404" w:author="Moustafa Banbouk" w:date="2018-03-13T21:48:00Z"/>
          <w:rFonts w:ascii="Segoe UI" w:eastAsia="Times New Roman" w:hAnsi="Segoe UI" w:cs="Segoe UI"/>
          <w:color w:val="24292E"/>
          <w:sz w:val="24"/>
          <w:szCs w:val="24"/>
        </w:rPr>
        <w:pPrChange w:id="405" w:author="Moustafa Banbouk" w:date="2018-03-11T23:07:00Z">
          <w:pPr>
            <w:numPr>
              <w:numId w:val="5"/>
            </w:numPr>
            <w:tabs>
              <w:tab w:val="num" w:pos="720"/>
            </w:tabs>
            <w:spacing w:before="60" w:after="100" w:afterAutospacing="1" w:line="240" w:lineRule="auto"/>
            <w:ind w:left="720" w:hanging="360"/>
          </w:pPr>
        </w:pPrChange>
      </w:pPr>
      <w:ins w:id="406" w:author="Moustafa Banbouk" w:date="2018-04-11T22:57:00Z">
        <w:r>
          <w:rPr>
            <w:noProof/>
          </w:rPr>
          <w:lastRenderedPageBreak/>
          <w:drawing>
            <wp:inline distT="0" distB="0" distL="0" distR="0" wp14:anchorId="247DE13B" wp14:editId="77E407C2">
              <wp:extent cx="5827271" cy="4512763"/>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8686" cy="4513859"/>
                      </a:xfrm>
                      <a:prstGeom prst="rect">
                        <a:avLst/>
                      </a:prstGeom>
                    </pic:spPr>
                  </pic:pic>
                </a:graphicData>
              </a:graphic>
            </wp:inline>
          </w:drawing>
        </w:r>
      </w:ins>
    </w:p>
    <w:p w:rsidR="00B3668D" w:rsidRDefault="00B3668D">
      <w:pPr>
        <w:spacing w:before="60" w:after="100" w:afterAutospacing="1" w:line="240" w:lineRule="auto"/>
        <w:rPr>
          <w:ins w:id="407" w:author="Moustafa Banbouk" w:date="2018-04-11T22:55:00Z"/>
          <w:rFonts w:ascii="Segoe UI" w:eastAsia="Times New Roman" w:hAnsi="Segoe UI" w:cs="Segoe UI"/>
          <w:color w:val="24292E"/>
          <w:sz w:val="24"/>
          <w:szCs w:val="24"/>
        </w:rPr>
        <w:pPrChange w:id="408" w:author="Moustafa Banbouk" w:date="2018-03-11T23:07:00Z">
          <w:pPr>
            <w:numPr>
              <w:numId w:val="5"/>
            </w:numPr>
            <w:tabs>
              <w:tab w:val="num" w:pos="720"/>
            </w:tabs>
            <w:spacing w:before="60" w:after="100" w:afterAutospacing="1" w:line="240" w:lineRule="auto"/>
            <w:ind w:left="720" w:hanging="360"/>
          </w:pPr>
        </w:pPrChange>
      </w:pPr>
      <w:ins w:id="409" w:author="Moustafa Banbouk" w:date="2018-03-13T21:48:00Z">
        <w:r>
          <w:rPr>
            <w:rFonts w:ascii="Segoe UI" w:eastAsia="Times New Roman" w:hAnsi="Segoe UI" w:cs="Segoe UI"/>
            <w:color w:val="24292E"/>
            <w:sz w:val="24"/>
            <w:szCs w:val="24"/>
          </w:rPr>
          <w:t>As can be seen in the above graph distribution is not gaussian and most of the Ethereum price</w:t>
        </w:r>
        <w:r w:rsidR="00333687">
          <w:rPr>
            <w:rFonts w:ascii="Segoe UI" w:eastAsia="Times New Roman" w:hAnsi="Segoe UI" w:cs="Segoe UI"/>
            <w:color w:val="24292E"/>
            <w:sz w:val="24"/>
            <w:szCs w:val="24"/>
          </w:rPr>
          <w:t xml:space="preserve"> concentration is less than 400</w:t>
        </w:r>
      </w:ins>
      <w:ins w:id="410" w:author="Moustafa Banbouk" w:date="2018-04-11T22:57:00Z">
        <w:r w:rsidR="00333687">
          <w:rPr>
            <w:rFonts w:ascii="Segoe UI" w:eastAsia="Times New Roman" w:hAnsi="Segoe UI" w:cs="Segoe UI"/>
            <w:color w:val="24292E"/>
            <w:sz w:val="24"/>
            <w:szCs w:val="24"/>
          </w:rPr>
          <w:t xml:space="preserve"> and the standard deviation is 281.813</w:t>
        </w:r>
      </w:ins>
      <w:ins w:id="411" w:author="Moustafa Banbouk" w:date="2018-04-11T22:58:00Z">
        <w:r w:rsidR="00333687">
          <w:rPr>
            <w:rFonts w:ascii="Segoe UI" w:eastAsia="Times New Roman" w:hAnsi="Segoe UI" w:cs="Segoe UI"/>
            <w:color w:val="24292E"/>
            <w:sz w:val="24"/>
            <w:szCs w:val="24"/>
          </w:rPr>
          <w:t xml:space="preserve"> USD</w:t>
        </w:r>
      </w:ins>
      <w:ins w:id="412" w:author="Moustafa Banbouk" w:date="2018-04-11T22:57:00Z">
        <w:r w:rsidR="00333687">
          <w:rPr>
            <w:rFonts w:ascii="Segoe UI" w:eastAsia="Times New Roman" w:hAnsi="Segoe UI" w:cs="Segoe UI"/>
            <w:color w:val="24292E"/>
            <w:sz w:val="24"/>
            <w:szCs w:val="24"/>
          </w:rPr>
          <w:t>.</w:t>
        </w:r>
      </w:ins>
    </w:p>
    <w:p w:rsidR="0047079A" w:rsidRPr="0081171E" w:rsidDel="0047079A" w:rsidRDefault="0047079A">
      <w:pPr>
        <w:spacing w:before="60" w:after="100" w:afterAutospacing="1" w:line="240" w:lineRule="auto"/>
        <w:rPr>
          <w:del w:id="413" w:author="Moustafa Banbouk" w:date="2018-04-11T22:56:00Z"/>
          <w:rFonts w:ascii="Segoe UI" w:eastAsia="Times New Roman" w:hAnsi="Segoe UI" w:cs="Segoe UI"/>
          <w:color w:val="24292E"/>
          <w:sz w:val="24"/>
          <w:szCs w:val="24"/>
        </w:rPr>
        <w:pPrChange w:id="414" w:author="Moustafa Banbouk" w:date="2018-03-11T23:07:00Z">
          <w:pPr>
            <w:numPr>
              <w:numId w:val="5"/>
            </w:numPr>
            <w:tabs>
              <w:tab w:val="num" w:pos="720"/>
            </w:tabs>
            <w:spacing w:before="60" w:after="100" w:afterAutospacing="1" w:line="240" w:lineRule="auto"/>
            <w:ind w:left="720" w:hanging="360"/>
          </w:pPr>
        </w:pPrChange>
      </w:pPr>
    </w:p>
    <w:p w:rsidR="0081171E" w:rsidRPr="0081171E" w:rsidRDefault="0081171E" w:rsidP="0081171E">
      <w:pPr>
        <w:spacing w:before="360" w:after="240" w:line="240" w:lineRule="auto"/>
        <w:outlineLvl w:val="2"/>
        <w:rPr>
          <w:rFonts w:ascii="Segoe UI" w:eastAsia="Times New Roman" w:hAnsi="Segoe UI" w:cs="Segoe UI"/>
          <w:b/>
          <w:bCs/>
          <w:color w:val="24292E"/>
          <w:sz w:val="30"/>
          <w:szCs w:val="30"/>
        </w:rPr>
      </w:pPr>
      <w:r w:rsidRPr="0081171E">
        <w:rPr>
          <w:rFonts w:ascii="Segoe UI" w:eastAsia="Times New Roman" w:hAnsi="Segoe UI" w:cs="Segoe UI"/>
          <w:b/>
          <w:bCs/>
          <w:color w:val="24292E"/>
          <w:sz w:val="30"/>
          <w:szCs w:val="30"/>
        </w:rPr>
        <w:t>Algorithms and Techniques</w:t>
      </w:r>
    </w:p>
    <w:p w:rsidR="0081171E" w:rsidRPr="00B3668D" w:rsidDel="00743C84" w:rsidRDefault="0081171E" w:rsidP="0081171E">
      <w:pPr>
        <w:spacing w:after="240" w:line="240" w:lineRule="auto"/>
        <w:rPr>
          <w:del w:id="415" w:author="Moustafa Banbouk" w:date="2018-03-13T22:07:00Z"/>
          <w:rFonts w:ascii="Segoe UI" w:eastAsia="Times New Roman" w:hAnsi="Segoe UI" w:cs="Segoe UI"/>
          <w:color w:val="24292E"/>
          <w:sz w:val="24"/>
          <w:szCs w:val="24"/>
          <w:highlight w:val="yellow"/>
          <w:rPrChange w:id="416" w:author="Moustafa Banbouk" w:date="2018-03-13T21:49:00Z">
            <w:rPr>
              <w:del w:id="417" w:author="Moustafa Banbouk" w:date="2018-03-13T22:07:00Z"/>
              <w:rFonts w:ascii="Segoe UI" w:eastAsia="Times New Roman" w:hAnsi="Segoe UI" w:cs="Segoe UI"/>
              <w:color w:val="24292E"/>
              <w:sz w:val="24"/>
              <w:szCs w:val="24"/>
            </w:rPr>
          </w:rPrChange>
        </w:rPr>
      </w:pPr>
      <w:del w:id="418" w:author="Moustafa Banbouk" w:date="2018-03-13T22:07:00Z">
        <w:r w:rsidRPr="00B3668D" w:rsidDel="00743C84">
          <w:rPr>
            <w:rFonts w:ascii="Segoe UI" w:eastAsia="Times New Roman" w:hAnsi="Segoe UI" w:cs="Segoe UI"/>
            <w:color w:val="24292E"/>
            <w:sz w:val="24"/>
            <w:szCs w:val="24"/>
            <w:highlight w:val="yellow"/>
            <w:rPrChange w:id="419" w:author="Moustafa Banbouk" w:date="2018-03-13T21:49:00Z">
              <w:rPr>
                <w:rFonts w:ascii="Segoe UI" w:eastAsia="Times New Roman" w:hAnsi="Segoe UI" w:cs="Segoe UI"/>
                <w:color w:val="24292E"/>
                <w:sz w:val="24"/>
                <w:szCs w:val="24"/>
              </w:rPr>
            </w:rPrChange>
          </w:rPr>
          <w:delText>In this section, you will need to discuss the algorithms and techniques you intend to use for solving the problem. You should justify the use of each one based on the characteristics of the problem and the problem domain. Questions to ask yourself when writing this section:</w:delText>
        </w:r>
      </w:del>
    </w:p>
    <w:p w:rsidR="0081171E" w:rsidRPr="00B3668D" w:rsidDel="00743C84" w:rsidRDefault="0081171E" w:rsidP="0081171E">
      <w:pPr>
        <w:numPr>
          <w:ilvl w:val="0"/>
          <w:numId w:val="6"/>
        </w:numPr>
        <w:spacing w:before="100" w:beforeAutospacing="1" w:after="100" w:afterAutospacing="1" w:line="240" w:lineRule="auto"/>
        <w:rPr>
          <w:del w:id="420" w:author="Moustafa Banbouk" w:date="2018-03-13T22:07:00Z"/>
          <w:rFonts w:ascii="Segoe UI" w:eastAsia="Times New Roman" w:hAnsi="Segoe UI" w:cs="Segoe UI"/>
          <w:color w:val="24292E"/>
          <w:sz w:val="24"/>
          <w:szCs w:val="24"/>
          <w:highlight w:val="yellow"/>
          <w:rPrChange w:id="421" w:author="Moustafa Banbouk" w:date="2018-03-13T21:49:00Z">
            <w:rPr>
              <w:del w:id="422" w:author="Moustafa Banbouk" w:date="2018-03-13T22:07:00Z"/>
              <w:rFonts w:ascii="Segoe UI" w:eastAsia="Times New Roman" w:hAnsi="Segoe UI" w:cs="Segoe UI"/>
              <w:color w:val="24292E"/>
              <w:sz w:val="24"/>
              <w:szCs w:val="24"/>
            </w:rPr>
          </w:rPrChange>
        </w:rPr>
      </w:pPr>
      <w:del w:id="423" w:author="Moustafa Banbouk" w:date="2018-03-13T22:07:00Z">
        <w:r w:rsidRPr="00B3668D" w:rsidDel="00743C84">
          <w:rPr>
            <w:rFonts w:ascii="Segoe UI" w:eastAsia="Times New Roman" w:hAnsi="Segoe UI" w:cs="Segoe UI"/>
            <w:i/>
            <w:iCs/>
            <w:color w:val="24292E"/>
            <w:sz w:val="24"/>
            <w:szCs w:val="24"/>
            <w:highlight w:val="yellow"/>
            <w:rPrChange w:id="424" w:author="Moustafa Banbouk" w:date="2018-03-13T21:49:00Z">
              <w:rPr>
                <w:rFonts w:ascii="Segoe UI" w:eastAsia="Times New Roman" w:hAnsi="Segoe UI" w:cs="Segoe UI"/>
                <w:i/>
                <w:iCs/>
                <w:color w:val="24292E"/>
                <w:sz w:val="24"/>
                <w:szCs w:val="24"/>
              </w:rPr>
            </w:rPrChange>
          </w:rPr>
          <w:delText>Are the algorithms you will use, including any default variables/parameters in the project clearly defined?</w:delText>
        </w:r>
      </w:del>
    </w:p>
    <w:p w:rsidR="0081171E" w:rsidRPr="00B3668D" w:rsidDel="00743C84" w:rsidRDefault="0081171E" w:rsidP="0081171E">
      <w:pPr>
        <w:numPr>
          <w:ilvl w:val="0"/>
          <w:numId w:val="6"/>
        </w:numPr>
        <w:spacing w:before="60" w:after="100" w:afterAutospacing="1" w:line="240" w:lineRule="auto"/>
        <w:rPr>
          <w:del w:id="425" w:author="Moustafa Banbouk" w:date="2018-03-13T22:07:00Z"/>
          <w:rFonts w:ascii="Segoe UI" w:eastAsia="Times New Roman" w:hAnsi="Segoe UI" w:cs="Segoe UI"/>
          <w:color w:val="24292E"/>
          <w:sz w:val="24"/>
          <w:szCs w:val="24"/>
          <w:highlight w:val="yellow"/>
          <w:rPrChange w:id="426" w:author="Moustafa Banbouk" w:date="2018-03-13T21:49:00Z">
            <w:rPr>
              <w:del w:id="427" w:author="Moustafa Banbouk" w:date="2018-03-13T22:07:00Z"/>
              <w:rFonts w:ascii="Segoe UI" w:eastAsia="Times New Roman" w:hAnsi="Segoe UI" w:cs="Segoe UI"/>
              <w:color w:val="24292E"/>
              <w:sz w:val="24"/>
              <w:szCs w:val="24"/>
            </w:rPr>
          </w:rPrChange>
        </w:rPr>
      </w:pPr>
      <w:del w:id="428" w:author="Moustafa Banbouk" w:date="2018-03-13T22:07:00Z">
        <w:r w:rsidRPr="00B3668D" w:rsidDel="00743C84">
          <w:rPr>
            <w:rFonts w:ascii="Segoe UI" w:eastAsia="Times New Roman" w:hAnsi="Segoe UI" w:cs="Segoe UI"/>
            <w:i/>
            <w:iCs/>
            <w:color w:val="24292E"/>
            <w:sz w:val="24"/>
            <w:szCs w:val="24"/>
            <w:highlight w:val="yellow"/>
            <w:rPrChange w:id="429" w:author="Moustafa Banbouk" w:date="2018-03-13T21:49:00Z">
              <w:rPr>
                <w:rFonts w:ascii="Segoe UI" w:eastAsia="Times New Roman" w:hAnsi="Segoe UI" w:cs="Segoe UI"/>
                <w:i/>
                <w:iCs/>
                <w:color w:val="24292E"/>
                <w:sz w:val="24"/>
                <w:szCs w:val="24"/>
              </w:rPr>
            </w:rPrChange>
          </w:rPr>
          <w:delText>Are the techniques to be used thoroughly discussed and justified?</w:delText>
        </w:r>
      </w:del>
    </w:p>
    <w:p w:rsidR="00B3668D" w:rsidRPr="00B3668D" w:rsidRDefault="0081171E">
      <w:pPr>
        <w:spacing w:after="240" w:line="240" w:lineRule="auto"/>
        <w:rPr>
          <w:ins w:id="430" w:author="Moustafa Banbouk" w:date="2018-03-13T21:51:00Z"/>
          <w:rFonts w:ascii="Segoe UI" w:eastAsia="Times New Roman" w:hAnsi="Segoe UI" w:cs="Segoe UI"/>
          <w:color w:val="24292E"/>
          <w:sz w:val="24"/>
          <w:szCs w:val="24"/>
          <w:rPrChange w:id="431" w:author="Moustafa Banbouk" w:date="2018-03-13T21:51:00Z">
            <w:rPr>
              <w:ins w:id="432" w:author="Moustafa Banbouk" w:date="2018-03-13T21:51:00Z"/>
            </w:rPr>
          </w:rPrChange>
        </w:rPr>
        <w:pPrChange w:id="433" w:author="Moustafa Banbouk" w:date="2018-03-13T21:51:00Z">
          <w:pPr>
            <w:pStyle w:val="ListParagraph"/>
            <w:numPr>
              <w:numId w:val="6"/>
            </w:numPr>
            <w:tabs>
              <w:tab w:val="num" w:pos="720"/>
            </w:tabs>
            <w:spacing w:after="240" w:line="240" w:lineRule="auto"/>
            <w:ind w:hanging="360"/>
          </w:pPr>
        </w:pPrChange>
      </w:pPr>
      <w:del w:id="434" w:author="Moustafa Banbouk" w:date="2018-03-13T22:07:00Z">
        <w:r w:rsidRPr="00B3668D" w:rsidDel="00743C84">
          <w:rPr>
            <w:rFonts w:ascii="Segoe UI" w:eastAsia="Times New Roman" w:hAnsi="Segoe UI" w:cs="Segoe UI"/>
            <w:i/>
            <w:iCs/>
            <w:color w:val="24292E"/>
            <w:sz w:val="24"/>
            <w:szCs w:val="24"/>
            <w:highlight w:val="yellow"/>
            <w:rPrChange w:id="435" w:author="Moustafa Banbouk" w:date="2018-03-13T21:49:00Z">
              <w:rPr>
                <w:rFonts w:ascii="Segoe UI" w:eastAsia="Times New Roman" w:hAnsi="Segoe UI" w:cs="Segoe UI"/>
                <w:i/>
                <w:iCs/>
                <w:color w:val="24292E"/>
                <w:sz w:val="24"/>
                <w:szCs w:val="24"/>
              </w:rPr>
            </w:rPrChange>
          </w:rPr>
          <w:delText>Is it made clear how the input data or datasets will be handled by the algorithms and techniques chosen?</w:delText>
        </w:r>
      </w:del>
      <w:ins w:id="436" w:author="Moustafa Banbouk" w:date="2018-03-13T21:51:00Z">
        <w:r w:rsidR="00B3668D" w:rsidRPr="00B3668D">
          <w:rPr>
            <w:rFonts w:ascii="Segoe UI" w:eastAsia="Times New Roman" w:hAnsi="Segoe UI" w:cs="Segoe UI"/>
            <w:color w:val="24292E"/>
            <w:sz w:val="24"/>
            <w:szCs w:val="24"/>
            <w:rPrChange w:id="437" w:author="Moustafa Banbouk" w:date="2018-03-13T21:51:00Z">
              <w:rPr/>
            </w:rPrChange>
          </w:rPr>
          <w:t xml:space="preserve">We will be </w:t>
        </w:r>
        <w:r w:rsidR="00B3668D">
          <w:rPr>
            <w:rFonts w:ascii="Segoe UI" w:eastAsia="Times New Roman" w:hAnsi="Segoe UI" w:cs="Segoe UI"/>
            <w:color w:val="24292E"/>
            <w:sz w:val="24"/>
            <w:szCs w:val="24"/>
          </w:rPr>
          <w:t xml:space="preserve">using </w:t>
        </w:r>
        <w:r w:rsidR="00B3668D" w:rsidRPr="00B3668D">
          <w:rPr>
            <w:rFonts w:ascii="Segoe UI" w:eastAsia="Times New Roman" w:hAnsi="Segoe UI" w:cs="Segoe UI"/>
            <w:color w:val="24292E"/>
            <w:sz w:val="24"/>
            <w:szCs w:val="24"/>
            <w:rPrChange w:id="438" w:author="Moustafa Banbouk" w:date="2018-03-13T21:51:00Z">
              <w:rPr/>
            </w:rPrChange>
          </w:rPr>
          <w:t>machine learning to predict the expected cryptocurrency value based on historical values of the same altcoin and other altcoins. To achieve this goal, we will be using machine learning algorithms and compare among their performance. This will allow us to derive the best algorithm that can be used in such an endeavor.  As we are dealing with continuous numerical data, the machine learning problem at hand is a pure regression problem and therefore, we will be using supervised learning regression algorithms to predict expected cryptocurrency future values.</w:t>
        </w:r>
      </w:ins>
    </w:p>
    <w:p w:rsidR="00B3668D" w:rsidRDefault="00B3668D">
      <w:pPr>
        <w:spacing w:before="60" w:after="100" w:afterAutospacing="1" w:line="240" w:lineRule="auto"/>
        <w:rPr>
          <w:ins w:id="439" w:author="Moustafa Banbouk" w:date="2018-03-13T21:55:00Z"/>
          <w:rFonts w:ascii="Segoe UI" w:eastAsia="Times New Roman" w:hAnsi="Segoe UI" w:cs="Segoe UI"/>
          <w:color w:val="24292E"/>
          <w:sz w:val="24"/>
          <w:szCs w:val="24"/>
        </w:rPr>
        <w:pPrChange w:id="440" w:author="Moustafa Banbouk" w:date="2018-03-13T21:49:00Z">
          <w:pPr>
            <w:numPr>
              <w:numId w:val="6"/>
            </w:numPr>
            <w:tabs>
              <w:tab w:val="num" w:pos="720"/>
            </w:tabs>
            <w:spacing w:before="60" w:after="100" w:afterAutospacing="1" w:line="240" w:lineRule="auto"/>
            <w:ind w:left="720" w:hanging="360"/>
          </w:pPr>
        </w:pPrChange>
      </w:pPr>
      <w:ins w:id="441" w:author="Moustafa Banbouk" w:date="2018-03-13T21:52:00Z">
        <w:r>
          <w:rPr>
            <w:rFonts w:ascii="Segoe UI" w:eastAsia="Times New Roman" w:hAnsi="Segoe UI" w:cs="Segoe UI"/>
            <w:color w:val="24292E"/>
            <w:sz w:val="24"/>
            <w:szCs w:val="24"/>
          </w:rPr>
          <w:t>As input features</w:t>
        </w:r>
      </w:ins>
      <w:ins w:id="442" w:author="Moustafa Banbouk" w:date="2018-03-13T21:53:00Z">
        <w:r>
          <w:rPr>
            <w:rFonts w:ascii="Segoe UI" w:eastAsia="Times New Roman" w:hAnsi="Segoe UI" w:cs="Segoe UI"/>
            <w:color w:val="24292E"/>
            <w:sz w:val="24"/>
            <w:szCs w:val="24"/>
          </w:rPr>
          <w:t xml:space="preserve">, we will be using </w:t>
        </w:r>
      </w:ins>
      <w:ins w:id="443" w:author="Moustafa Banbouk" w:date="2018-03-13T21:55:00Z">
        <w:r>
          <w:rPr>
            <w:rFonts w:ascii="Segoe UI" w:eastAsia="Times New Roman" w:hAnsi="Segoe UI" w:cs="Segoe UI"/>
            <w:color w:val="24292E"/>
            <w:sz w:val="24"/>
            <w:szCs w:val="24"/>
          </w:rPr>
          <w:t>the following:</w:t>
        </w:r>
      </w:ins>
    </w:p>
    <w:p w:rsidR="00B3668D" w:rsidRDefault="00B3668D">
      <w:pPr>
        <w:pStyle w:val="ListParagraph"/>
        <w:numPr>
          <w:ilvl w:val="0"/>
          <w:numId w:val="19"/>
        </w:numPr>
        <w:spacing w:before="60" w:after="100" w:afterAutospacing="1" w:line="240" w:lineRule="auto"/>
        <w:rPr>
          <w:ins w:id="444" w:author="Moustafa Banbouk" w:date="2018-03-13T21:55:00Z"/>
          <w:rFonts w:ascii="Segoe UI" w:eastAsia="Times New Roman" w:hAnsi="Segoe UI" w:cs="Segoe UI"/>
          <w:color w:val="24292E"/>
          <w:sz w:val="24"/>
          <w:szCs w:val="24"/>
        </w:rPr>
        <w:pPrChange w:id="445" w:author="Moustafa Banbouk" w:date="2018-03-13T21:55:00Z">
          <w:pPr>
            <w:numPr>
              <w:numId w:val="6"/>
            </w:numPr>
            <w:tabs>
              <w:tab w:val="num" w:pos="720"/>
            </w:tabs>
            <w:spacing w:before="60" w:after="100" w:afterAutospacing="1" w:line="240" w:lineRule="auto"/>
            <w:ind w:left="720" w:hanging="360"/>
          </w:pPr>
        </w:pPrChange>
      </w:pPr>
      <w:ins w:id="446" w:author="Moustafa Banbouk" w:date="2018-03-13T21:55:00Z">
        <w:r>
          <w:rPr>
            <w:rFonts w:ascii="Segoe UI" w:eastAsia="Times New Roman" w:hAnsi="Segoe UI" w:cs="Segoe UI"/>
            <w:color w:val="24292E"/>
            <w:sz w:val="24"/>
            <w:szCs w:val="24"/>
          </w:rPr>
          <w:lastRenderedPageBreak/>
          <w:t>Cryptocurrency cost before 1 day</w:t>
        </w:r>
      </w:ins>
      <w:ins w:id="447" w:author="Moustafa Banbouk" w:date="2018-03-13T21:56:00Z">
        <w:r>
          <w:rPr>
            <w:rFonts w:ascii="Segoe UI" w:eastAsia="Times New Roman" w:hAnsi="Segoe UI" w:cs="Segoe UI"/>
            <w:color w:val="24292E"/>
            <w:sz w:val="24"/>
            <w:szCs w:val="24"/>
          </w:rPr>
          <w:t>, 2 days, 3 days … 8 days</w:t>
        </w:r>
      </w:ins>
    </w:p>
    <w:p w:rsidR="00B3668D" w:rsidRDefault="00B3668D" w:rsidP="00B3668D">
      <w:pPr>
        <w:pStyle w:val="ListParagraph"/>
        <w:numPr>
          <w:ilvl w:val="0"/>
          <w:numId w:val="19"/>
        </w:numPr>
        <w:spacing w:before="60" w:after="100" w:afterAutospacing="1" w:line="240" w:lineRule="auto"/>
        <w:rPr>
          <w:ins w:id="448" w:author="Moustafa Banbouk" w:date="2018-03-13T21:56:00Z"/>
          <w:rFonts w:ascii="Segoe UI" w:eastAsia="Times New Roman" w:hAnsi="Segoe UI" w:cs="Segoe UI"/>
          <w:color w:val="24292E"/>
          <w:sz w:val="24"/>
          <w:szCs w:val="24"/>
        </w:rPr>
      </w:pPr>
      <w:ins w:id="449" w:author="Moustafa Banbouk" w:date="2018-03-13T21:56:00Z">
        <w:r>
          <w:rPr>
            <w:rFonts w:ascii="Segoe UI" w:eastAsia="Times New Roman" w:hAnsi="Segoe UI" w:cs="Segoe UI"/>
            <w:color w:val="24292E"/>
            <w:sz w:val="24"/>
            <w:szCs w:val="24"/>
          </w:rPr>
          <w:t>Cryptocurrency cost before 2 weeks</w:t>
        </w:r>
      </w:ins>
    </w:p>
    <w:p w:rsidR="00B3668D" w:rsidRDefault="00B3668D" w:rsidP="00B3668D">
      <w:pPr>
        <w:pStyle w:val="ListParagraph"/>
        <w:numPr>
          <w:ilvl w:val="0"/>
          <w:numId w:val="19"/>
        </w:numPr>
        <w:spacing w:before="60" w:after="100" w:afterAutospacing="1" w:line="240" w:lineRule="auto"/>
        <w:rPr>
          <w:ins w:id="450" w:author="Moustafa Banbouk" w:date="2018-03-13T21:56:00Z"/>
          <w:rFonts w:ascii="Segoe UI" w:eastAsia="Times New Roman" w:hAnsi="Segoe UI" w:cs="Segoe UI"/>
          <w:color w:val="24292E"/>
          <w:sz w:val="24"/>
          <w:szCs w:val="24"/>
        </w:rPr>
      </w:pPr>
      <w:ins w:id="451" w:author="Moustafa Banbouk" w:date="2018-03-13T21:56:00Z">
        <w:r>
          <w:rPr>
            <w:rFonts w:ascii="Segoe UI" w:eastAsia="Times New Roman" w:hAnsi="Segoe UI" w:cs="Segoe UI"/>
            <w:color w:val="24292E"/>
            <w:sz w:val="24"/>
            <w:szCs w:val="24"/>
          </w:rPr>
          <w:t>Cryptocurrency cost before 3 weeks</w:t>
        </w:r>
      </w:ins>
    </w:p>
    <w:p w:rsidR="00B3668D" w:rsidRDefault="00B3668D" w:rsidP="00B3668D">
      <w:pPr>
        <w:pStyle w:val="ListParagraph"/>
        <w:numPr>
          <w:ilvl w:val="0"/>
          <w:numId w:val="19"/>
        </w:numPr>
        <w:spacing w:before="60" w:after="100" w:afterAutospacing="1" w:line="240" w:lineRule="auto"/>
        <w:rPr>
          <w:ins w:id="452" w:author="Moustafa Banbouk" w:date="2018-03-13T21:56:00Z"/>
          <w:rFonts w:ascii="Segoe UI" w:eastAsia="Times New Roman" w:hAnsi="Segoe UI" w:cs="Segoe UI"/>
          <w:color w:val="24292E"/>
          <w:sz w:val="24"/>
          <w:szCs w:val="24"/>
        </w:rPr>
      </w:pPr>
      <w:ins w:id="453" w:author="Moustafa Banbouk" w:date="2018-03-13T21:56:00Z">
        <w:r>
          <w:rPr>
            <w:rFonts w:ascii="Segoe UI" w:eastAsia="Times New Roman" w:hAnsi="Segoe UI" w:cs="Segoe UI"/>
            <w:color w:val="24292E"/>
            <w:sz w:val="24"/>
            <w:szCs w:val="24"/>
          </w:rPr>
          <w:t>Cryptocurrency cost before 4 weeks</w:t>
        </w:r>
      </w:ins>
    </w:p>
    <w:p w:rsidR="00B3668D" w:rsidRDefault="00B3668D">
      <w:pPr>
        <w:pStyle w:val="ListParagraph"/>
        <w:numPr>
          <w:ilvl w:val="0"/>
          <w:numId w:val="19"/>
        </w:numPr>
        <w:spacing w:before="60" w:after="100" w:afterAutospacing="1" w:line="240" w:lineRule="auto"/>
        <w:rPr>
          <w:ins w:id="454" w:author="Moustafa Banbouk" w:date="2018-03-13T21:57:00Z"/>
          <w:rFonts w:ascii="Segoe UI" w:eastAsia="Times New Roman" w:hAnsi="Segoe UI" w:cs="Segoe UI"/>
          <w:color w:val="24292E"/>
          <w:sz w:val="24"/>
          <w:szCs w:val="24"/>
        </w:rPr>
      </w:pPr>
      <w:ins w:id="455" w:author="Moustafa Banbouk" w:date="2018-03-13T21:56:00Z">
        <w:r>
          <w:rPr>
            <w:rFonts w:ascii="Segoe UI" w:eastAsia="Times New Roman" w:hAnsi="Segoe UI" w:cs="Segoe UI"/>
            <w:color w:val="24292E"/>
            <w:sz w:val="24"/>
            <w:szCs w:val="24"/>
          </w:rPr>
          <w:t xml:space="preserve">Cryptocurrency cost before </w:t>
        </w:r>
      </w:ins>
      <w:ins w:id="456" w:author="Moustafa Banbouk" w:date="2018-03-13T21:57:00Z">
        <w:r>
          <w:rPr>
            <w:rFonts w:ascii="Segoe UI" w:eastAsia="Times New Roman" w:hAnsi="Segoe UI" w:cs="Segoe UI"/>
            <w:color w:val="24292E"/>
            <w:sz w:val="24"/>
            <w:szCs w:val="24"/>
          </w:rPr>
          <w:t>8</w:t>
        </w:r>
      </w:ins>
      <w:ins w:id="457" w:author="Moustafa Banbouk" w:date="2018-03-13T21:56:00Z">
        <w:r>
          <w:rPr>
            <w:rFonts w:ascii="Segoe UI" w:eastAsia="Times New Roman" w:hAnsi="Segoe UI" w:cs="Segoe UI"/>
            <w:color w:val="24292E"/>
            <w:sz w:val="24"/>
            <w:szCs w:val="24"/>
          </w:rPr>
          <w:t xml:space="preserve"> weeks</w:t>
        </w:r>
      </w:ins>
    </w:p>
    <w:p w:rsidR="004D142F" w:rsidRDefault="004D142F">
      <w:pPr>
        <w:spacing w:before="60" w:after="100" w:afterAutospacing="1" w:line="240" w:lineRule="auto"/>
        <w:rPr>
          <w:ins w:id="458" w:author="Moustafa Banbouk" w:date="2018-03-13T21:58:00Z"/>
          <w:rFonts w:ascii="Segoe UI" w:eastAsia="Times New Roman" w:hAnsi="Segoe UI" w:cs="Segoe UI"/>
          <w:color w:val="24292E"/>
          <w:sz w:val="24"/>
          <w:szCs w:val="24"/>
        </w:rPr>
        <w:pPrChange w:id="459" w:author="Moustafa Banbouk" w:date="2018-03-13T21:57:00Z">
          <w:pPr>
            <w:pStyle w:val="ListParagraph"/>
            <w:numPr>
              <w:numId w:val="19"/>
            </w:numPr>
            <w:spacing w:before="60" w:after="100" w:afterAutospacing="1" w:line="240" w:lineRule="auto"/>
            <w:ind w:hanging="360"/>
          </w:pPr>
        </w:pPrChange>
      </w:pPr>
      <w:ins w:id="460" w:author="Moustafa Banbouk" w:date="2018-03-13T21:57:00Z">
        <w:r>
          <w:rPr>
            <w:rFonts w:ascii="Segoe UI" w:eastAsia="Times New Roman" w:hAnsi="Segoe UI" w:cs="Segoe UI"/>
            <w:color w:val="24292E"/>
            <w:sz w:val="24"/>
            <w:szCs w:val="24"/>
          </w:rPr>
          <w:t>The output feature is simpl</w:t>
        </w:r>
      </w:ins>
      <w:ins w:id="461" w:author="Moustafa Banbouk" w:date="2018-03-13T21:58:00Z">
        <w:r>
          <w:rPr>
            <w:rFonts w:ascii="Segoe UI" w:eastAsia="Times New Roman" w:hAnsi="Segoe UI" w:cs="Segoe UI"/>
            <w:color w:val="24292E"/>
            <w:sz w:val="24"/>
            <w:szCs w:val="24"/>
          </w:rPr>
          <w:t>y the predicted cryptocurrency cost</w:t>
        </w:r>
        <w:r w:rsidR="00743C84">
          <w:rPr>
            <w:rFonts w:ascii="Segoe UI" w:eastAsia="Times New Roman" w:hAnsi="Segoe UI" w:cs="Segoe UI"/>
            <w:color w:val="24292E"/>
            <w:sz w:val="24"/>
            <w:szCs w:val="24"/>
          </w:rPr>
          <w:t xml:space="preserve"> for a </w:t>
        </w:r>
        <w:proofErr w:type="gramStart"/>
        <w:r w:rsidR="00743C84">
          <w:rPr>
            <w:rFonts w:ascii="Segoe UI" w:eastAsia="Times New Roman" w:hAnsi="Segoe UI" w:cs="Segoe UI"/>
            <w:color w:val="24292E"/>
            <w:sz w:val="24"/>
            <w:szCs w:val="24"/>
          </w:rPr>
          <w:t>particular date</w:t>
        </w:r>
        <w:proofErr w:type="gramEnd"/>
        <w:r w:rsidR="00743C84">
          <w:rPr>
            <w:rFonts w:ascii="Segoe UI" w:eastAsia="Times New Roman" w:hAnsi="Segoe UI" w:cs="Segoe UI"/>
            <w:color w:val="24292E"/>
            <w:sz w:val="24"/>
            <w:szCs w:val="24"/>
          </w:rPr>
          <w:t>.</w:t>
        </w:r>
      </w:ins>
    </w:p>
    <w:p w:rsidR="007C07BD" w:rsidRDefault="007C07BD">
      <w:pPr>
        <w:spacing w:before="60" w:after="100" w:afterAutospacing="1" w:line="240" w:lineRule="auto"/>
        <w:rPr>
          <w:ins w:id="462" w:author="Moustafa Banbouk" w:date="2018-05-12T11:32:00Z"/>
          <w:rFonts w:ascii="Segoe UI" w:eastAsia="Times New Roman" w:hAnsi="Segoe UI" w:cs="Segoe UI"/>
          <w:color w:val="24292E"/>
          <w:sz w:val="24"/>
          <w:szCs w:val="24"/>
        </w:rPr>
        <w:pPrChange w:id="463" w:author="Moustafa Banbouk" w:date="2018-03-13T22:04:00Z">
          <w:pPr>
            <w:pStyle w:val="ListParagraph"/>
            <w:numPr>
              <w:numId w:val="20"/>
            </w:numPr>
            <w:spacing w:before="60" w:after="100" w:afterAutospacing="1" w:line="240" w:lineRule="auto"/>
            <w:ind w:hanging="360"/>
          </w:pPr>
        </w:pPrChange>
      </w:pPr>
      <w:ins w:id="464" w:author="Moustafa Banbouk" w:date="2018-05-12T11:26:00Z">
        <w:r>
          <w:rPr>
            <w:rFonts w:ascii="Segoe UI" w:eastAsia="Times New Roman" w:hAnsi="Segoe UI" w:cs="Segoe UI"/>
            <w:color w:val="24292E"/>
            <w:sz w:val="24"/>
            <w:szCs w:val="24"/>
          </w:rPr>
          <w:t xml:space="preserve">The following table demonstrate high level differences between </w:t>
        </w:r>
      </w:ins>
      <w:ins w:id="465" w:author="Moustafa Banbouk" w:date="2018-05-12T11:33:00Z">
        <w:r w:rsidR="002C09D0">
          <w:rPr>
            <w:rFonts w:ascii="Segoe UI" w:eastAsia="Times New Roman" w:hAnsi="Segoe UI" w:cs="Segoe UI"/>
            <w:color w:val="24292E"/>
            <w:sz w:val="24"/>
            <w:szCs w:val="24"/>
          </w:rPr>
          <w:t>the most known</w:t>
        </w:r>
      </w:ins>
      <w:ins w:id="466" w:author="Moustafa Banbouk" w:date="2018-05-12T11:26:00Z">
        <w:r>
          <w:rPr>
            <w:rFonts w:ascii="Segoe UI" w:eastAsia="Times New Roman" w:hAnsi="Segoe UI" w:cs="Segoe UI"/>
            <w:color w:val="24292E"/>
            <w:sz w:val="24"/>
            <w:szCs w:val="24"/>
          </w:rPr>
          <w:t xml:space="preserve"> regression models:</w:t>
        </w:r>
      </w:ins>
    </w:p>
    <w:tbl>
      <w:tblPr>
        <w:tblW w:w="8540" w:type="dxa"/>
        <w:tblInd w:w="-10" w:type="dxa"/>
        <w:tblLook w:val="04A0" w:firstRow="1" w:lastRow="0" w:firstColumn="1" w:lastColumn="0" w:noHBand="0" w:noVBand="1"/>
        <w:tblCaption w:val=""/>
        <w:tblDescription w:val=""/>
      </w:tblPr>
      <w:tblGrid>
        <w:gridCol w:w="879"/>
        <w:gridCol w:w="925"/>
        <w:gridCol w:w="1065"/>
        <w:gridCol w:w="878"/>
        <w:gridCol w:w="878"/>
        <w:gridCol w:w="769"/>
        <w:gridCol w:w="1105"/>
        <w:gridCol w:w="1174"/>
        <w:gridCol w:w="957"/>
      </w:tblGrid>
      <w:tr w:rsidR="002C09D0" w:rsidRPr="002C09D0" w:rsidTr="002C09D0">
        <w:trPr>
          <w:trHeight w:val="2074"/>
          <w:ins w:id="467" w:author="Moustafa Banbouk" w:date="2018-05-12T11:32:00Z"/>
        </w:trPr>
        <w:tc>
          <w:tcPr>
            <w:tcW w:w="940" w:type="dxa"/>
            <w:tcBorders>
              <w:top w:val="single" w:sz="8" w:space="0" w:color="A3A3A3"/>
              <w:left w:val="single" w:sz="8" w:space="0" w:color="A3A3A3"/>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468" w:author="Moustafa Banbouk" w:date="2018-05-12T11:32:00Z"/>
                <w:rFonts w:ascii="Arial" w:eastAsia="Times New Roman" w:hAnsi="Arial" w:cs="Arial"/>
                <w:b/>
                <w:bCs/>
                <w:color w:val="000000"/>
                <w:sz w:val="20"/>
                <w:szCs w:val="20"/>
              </w:rPr>
            </w:pPr>
            <w:ins w:id="469" w:author="Moustafa Banbouk" w:date="2018-05-12T11:32:00Z">
              <w:r w:rsidRPr="002C09D0">
                <w:rPr>
                  <w:rFonts w:ascii="Arial" w:eastAsia="Times New Roman" w:hAnsi="Arial" w:cs="Arial"/>
                  <w:b/>
                  <w:bCs/>
                  <w:color w:val="000000"/>
                  <w:sz w:val="20"/>
                  <w:szCs w:val="20"/>
                </w:rPr>
                <w:t>Algorithm</w:t>
              </w:r>
            </w:ins>
          </w:p>
        </w:tc>
        <w:tc>
          <w:tcPr>
            <w:tcW w:w="940" w:type="dxa"/>
            <w:tcBorders>
              <w:top w:val="single" w:sz="8" w:space="0" w:color="A3A3A3"/>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470" w:author="Moustafa Banbouk" w:date="2018-05-12T11:32:00Z"/>
                <w:rFonts w:ascii="Arial" w:eastAsia="Times New Roman" w:hAnsi="Arial" w:cs="Arial"/>
                <w:b/>
                <w:bCs/>
                <w:color w:val="000000"/>
                <w:sz w:val="20"/>
                <w:szCs w:val="20"/>
              </w:rPr>
            </w:pPr>
            <w:ins w:id="471" w:author="Moustafa Banbouk" w:date="2018-05-12T11:32:00Z">
              <w:r w:rsidRPr="002C09D0">
                <w:rPr>
                  <w:rFonts w:ascii="Arial" w:eastAsia="Times New Roman" w:hAnsi="Arial" w:cs="Arial"/>
                  <w:b/>
                  <w:bCs/>
                  <w:color w:val="000000"/>
                  <w:sz w:val="20"/>
                  <w:szCs w:val="20"/>
                </w:rPr>
                <w:t>Problem Type</w:t>
              </w:r>
            </w:ins>
          </w:p>
        </w:tc>
        <w:tc>
          <w:tcPr>
            <w:tcW w:w="940" w:type="dxa"/>
            <w:tcBorders>
              <w:top w:val="single" w:sz="8" w:space="0" w:color="A3A3A3"/>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472" w:author="Moustafa Banbouk" w:date="2018-05-12T11:32:00Z"/>
                <w:rFonts w:ascii="Arial" w:eastAsia="Times New Roman" w:hAnsi="Arial" w:cs="Arial"/>
                <w:b/>
                <w:bCs/>
                <w:color w:val="000000"/>
                <w:sz w:val="20"/>
                <w:szCs w:val="20"/>
              </w:rPr>
            </w:pPr>
            <w:ins w:id="473" w:author="Moustafa Banbouk" w:date="2018-05-12T11:32:00Z">
              <w:r w:rsidRPr="002C09D0">
                <w:rPr>
                  <w:rFonts w:ascii="Arial" w:eastAsia="Times New Roman" w:hAnsi="Arial" w:cs="Arial"/>
                  <w:b/>
                  <w:bCs/>
                  <w:color w:val="000000"/>
                  <w:sz w:val="20"/>
                  <w:szCs w:val="20"/>
                </w:rPr>
                <w:t>Results interpretable by you?</w:t>
              </w:r>
            </w:ins>
          </w:p>
        </w:tc>
        <w:tc>
          <w:tcPr>
            <w:tcW w:w="940" w:type="dxa"/>
            <w:tcBorders>
              <w:top w:val="single" w:sz="8" w:space="0" w:color="A3A3A3"/>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474" w:author="Moustafa Banbouk" w:date="2018-05-12T11:32:00Z"/>
                <w:rFonts w:ascii="Arial" w:eastAsia="Times New Roman" w:hAnsi="Arial" w:cs="Arial"/>
                <w:b/>
                <w:bCs/>
                <w:color w:val="000000"/>
                <w:sz w:val="20"/>
                <w:szCs w:val="20"/>
              </w:rPr>
            </w:pPr>
            <w:ins w:id="475" w:author="Moustafa Banbouk" w:date="2018-05-12T11:32:00Z">
              <w:r w:rsidRPr="002C09D0">
                <w:rPr>
                  <w:rFonts w:ascii="Arial" w:eastAsia="Times New Roman" w:hAnsi="Arial" w:cs="Arial"/>
                  <w:b/>
                  <w:bCs/>
                  <w:color w:val="000000"/>
                  <w:sz w:val="20"/>
                  <w:szCs w:val="20"/>
                </w:rPr>
                <w:t>Easy to explain algorithm to others?</w:t>
              </w:r>
            </w:ins>
          </w:p>
        </w:tc>
        <w:tc>
          <w:tcPr>
            <w:tcW w:w="940" w:type="dxa"/>
            <w:tcBorders>
              <w:top w:val="single" w:sz="8" w:space="0" w:color="A3A3A3"/>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476" w:author="Moustafa Banbouk" w:date="2018-05-12T11:32:00Z"/>
                <w:rFonts w:ascii="Arial" w:eastAsia="Times New Roman" w:hAnsi="Arial" w:cs="Arial"/>
                <w:b/>
                <w:bCs/>
                <w:color w:val="000000"/>
                <w:sz w:val="20"/>
                <w:szCs w:val="20"/>
              </w:rPr>
            </w:pPr>
            <w:ins w:id="477" w:author="Moustafa Banbouk" w:date="2018-05-12T11:32:00Z">
              <w:r w:rsidRPr="002C09D0">
                <w:rPr>
                  <w:rFonts w:ascii="Arial" w:eastAsia="Times New Roman" w:hAnsi="Arial" w:cs="Arial"/>
                  <w:b/>
                  <w:bCs/>
                  <w:color w:val="000000"/>
                  <w:sz w:val="20"/>
                  <w:szCs w:val="20"/>
                </w:rPr>
                <w:t>Average predictive accuracy</w:t>
              </w:r>
            </w:ins>
          </w:p>
        </w:tc>
        <w:tc>
          <w:tcPr>
            <w:tcW w:w="940" w:type="dxa"/>
            <w:tcBorders>
              <w:top w:val="single" w:sz="8" w:space="0" w:color="A3A3A3"/>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478" w:author="Moustafa Banbouk" w:date="2018-05-12T11:32:00Z"/>
                <w:rFonts w:ascii="Arial" w:eastAsia="Times New Roman" w:hAnsi="Arial" w:cs="Arial"/>
                <w:b/>
                <w:bCs/>
                <w:color w:val="000000"/>
                <w:sz w:val="20"/>
                <w:szCs w:val="20"/>
              </w:rPr>
            </w:pPr>
            <w:ins w:id="479" w:author="Moustafa Banbouk" w:date="2018-05-12T11:32:00Z">
              <w:r w:rsidRPr="002C09D0">
                <w:rPr>
                  <w:rFonts w:ascii="Arial" w:eastAsia="Times New Roman" w:hAnsi="Arial" w:cs="Arial"/>
                  <w:b/>
                  <w:bCs/>
                  <w:color w:val="000000"/>
                  <w:sz w:val="20"/>
                  <w:szCs w:val="20"/>
                </w:rPr>
                <w:t>Training speed</w:t>
              </w:r>
            </w:ins>
          </w:p>
        </w:tc>
        <w:tc>
          <w:tcPr>
            <w:tcW w:w="1020" w:type="dxa"/>
            <w:tcBorders>
              <w:top w:val="single" w:sz="8" w:space="0" w:color="A3A3A3"/>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480" w:author="Moustafa Banbouk" w:date="2018-05-12T11:32:00Z"/>
                <w:rFonts w:ascii="Arial" w:eastAsia="Times New Roman" w:hAnsi="Arial" w:cs="Arial"/>
                <w:b/>
                <w:bCs/>
                <w:color w:val="000000"/>
                <w:sz w:val="20"/>
                <w:szCs w:val="20"/>
              </w:rPr>
            </w:pPr>
            <w:ins w:id="481" w:author="Moustafa Banbouk" w:date="2018-05-12T11:32:00Z">
              <w:r w:rsidRPr="002C09D0">
                <w:rPr>
                  <w:rFonts w:ascii="Arial" w:eastAsia="Times New Roman" w:hAnsi="Arial" w:cs="Arial"/>
                  <w:b/>
                  <w:bCs/>
                  <w:color w:val="000000"/>
                  <w:sz w:val="20"/>
                  <w:szCs w:val="20"/>
                </w:rPr>
                <w:t>Amount of parameter tuning needed</w:t>
              </w:r>
            </w:ins>
          </w:p>
        </w:tc>
        <w:tc>
          <w:tcPr>
            <w:tcW w:w="940" w:type="dxa"/>
            <w:tcBorders>
              <w:top w:val="single" w:sz="8" w:space="0" w:color="A3A3A3"/>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482" w:author="Moustafa Banbouk" w:date="2018-05-12T11:32:00Z"/>
                <w:rFonts w:ascii="Arial" w:eastAsia="Times New Roman" w:hAnsi="Arial" w:cs="Arial"/>
                <w:b/>
                <w:bCs/>
                <w:color w:val="000000"/>
                <w:sz w:val="20"/>
                <w:szCs w:val="20"/>
              </w:rPr>
            </w:pPr>
            <w:ins w:id="483" w:author="Moustafa Banbouk" w:date="2018-05-12T11:32:00Z">
              <w:r w:rsidRPr="002C09D0">
                <w:rPr>
                  <w:rFonts w:ascii="Arial" w:eastAsia="Times New Roman" w:hAnsi="Arial" w:cs="Arial"/>
                  <w:b/>
                  <w:bCs/>
                  <w:color w:val="000000"/>
                  <w:sz w:val="20"/>
                  <w:szCs w:val="20"/>
                </w:rPr>
                <w:t>Performs well with small number of observations?</w:t>
              </w:r>
            </w:ins>
          </w:p>
        </w:tc>
        <w:tc>
          <w:tcPr>
            <w:tcW w:w="940" w:type="dxa"/>
            <w:tcBorders>
              <w:top w:val="single" w:sz="8" w:space="0" w:color="A3A3A3"/>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484" w:author="Moustafa Banbouk" w:date="2018-05-12T11:32:00Z"/>
                <w:rFonts w:ascii="Arial" w:eastAsia="Times New Roman" w:hAnsi="Arial" w:cs="Arial"/>
                <w:b/>
                <w:bCs/>
                <w:color w:val="000000"/>
                <w:sz w:val="20"/>
                <w:szCs w:val="20"/>
              </w:rPr>
            </w:pPr>
            <w:ins w:id="485" w:author="Moustafa Banbouk" w:date="2018-05-12T11:32:00Z">
              <w:r w:rsidRPr="002C09D0">
                <w:rPr>
                  <w:rFonts w:ascii="Arial" w:eastAsia="Times New Roman" w:hAnsi="Arial" w:cs="Arial"/>
                  <w:b/>
                  <w:bCs/>
                  <w:color w:val="000000"/>
                  <w:sz w:val="20"/>
                  <w:szCs w:val="20"/>
                </w:rPr>
                <w:t>Features might need scaling?</w:t>
              </w:r>
            </w:ins>
          </w:p>
        </w:tc>
      </w:tr>
      <w:tr w:rsidR="002C09D0" w:rsidRPr="002C09D0" w:rsidTr="002C09D0">
        <w:trPr>
          <w:trHeight w:val="291"/>
          <w:ins w:id="486" w:author="Moustafa Banbouk" w:date="2018-05-12T11:32:00Z"/>
        </w:trPr>
        <w:tc>
          <w:tcPr>
            <w:tcW w:w="940" w:type="dxa"/>
            <w:tcBorders>
              <w:top w:val="nil"/>
              <w:left w:val="single" w:sz="8" w:space="0" w:color="A3A3A3"/>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487" w:author="Moustafa Banbouk" w:date="2018-05-12T11:32:00Z"/>
                <w:rFonts w:ascii="Arial" w:eastAsia="Times New Roman" w:hAnsi="Arial" w:cs="Arial"/>
                <w:color w:val="000000"/>
                <w:sz w:val="20"/>
                <w:szCs w:val="20"/>
              </w:rPr>
            </w:pPr>
            <w:ins w:id="488" w:author="Moustafa Banbouk" w:date="2018-05-12T11:32:00Z">
              <w:r w:rsidRPr="002C09D0">
                <w:rPr>
                  <w:rFonts w:ascii="Arial" w:eastAsia="Times New Roman" w:hAnsi="Arial" w:cs="Arial"/>
                  <w:color w:val="000000"/>
                  <w:sz w:val="20"/>
                  <w:szCs w:val="20"/>
                </w:rPr>
                <w:t>KNN</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489" w:author="Moustafa Banbouk" w:date="2018-05-12T11:32:00Z"/>
                <w:rFonts w:ascii="Arial" w:eastAsia="Times New Roman" w:hAnsi="Arial" w:cs="Arial"/>
                <w:color w:val="000000"/>
                <w:sz w:val="20"/>
                <w:szCs w:val="20"/>
              </w:rPr>
            </w:pPr>
            <w:ins w:id="490" w:author="Moustafa Banbouk" w:date="2018-05-12T11:32:00Z">
              <w:r w:rsidRPr="002C09D0">
                <w:rPr>
                  <w:rFonts w:ascii="Arial" w:eastAsia="Times New Roman" w:hAnsi="Arial" w:cs="Arial"/>
                  <w:color w:val="000000"/>
                  <w:sz w:val="20"/>
                  <w:szCs w:val="20"/>
                </w:rPr>
                <w:t>Either</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491" w:author="Moustafa Banbouk" w:date="2018-05-12T11:32:00Z"/>
                <w:rFonts w:ascii="Arial" w:eastAsia="Times New Roman" w:hAnsi="Arial" w:cs="Arial"/>
                <w:color w:val="000000"/>
                <w:sz w:val="20"/>
                <w:szCs w:val="20"/>
              </w:rPr>
            </w:pPr>
            <w:ins w:id="492" w:author="Moustafa Banbouk" w:date="2018-05-12T11:32:00Z">
              <w:r w:rsidRPr="002C09D0">
                <w:rPr>
                  <w:rFonts w:ascii="Arial" w:eastAsia="Times New Roman" w:hAnsi="Arial" w:cs="Arial"/>
                  <w:color w:val="000000"/>
                  <w:sz w:val="20"/>
                  <w:szCs w:val="20"/>
                </w:rPr>
                <w:t>Yes</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493" w:author="Moustafa Banbouk" w:date="2018-05-12T11:32:00Z"/>
                <w:rFonts w:ascii="Arial" w:eastAsia="Times New Roman" w:hAnsi="Arial" w:cs="Arial"/>
                <w:color w:val="000000"/>
                <w:sz w:val="20"/>
                <w:szCs w:val="20"/>
              </w:rPr>
            </w:pPr>
            <w:ins w:id="494" w:author="Moustafa Banbouk" w:date="2018-05-12T11:32:00Z">
              <w:r w:rsidRPr="002C09D0">
                <w:rPr>
                  <w:rFonts w:ascii="Arial" w:eastAsia="Times New Roman" w:hAnsi="Arial" w:cs="Arial"/>
                  <w:color w:val="000000"/>
                  <w:sz w:val="20"/>
                  <w:szCs w:val="20"/>
                </w:rPr>
                <w:t>Yes</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495" w:author="Moustafa Banbouk" w:date="2018-05-12T11:32:00Z"/>
                <w:rFonts w:ascii="Arial" w:eastAsia="Times New Roman" w:hAnsi="Arial" w:cs="Arial"/>
                <w:color w:val="000000"/>
                <w:sz w:val="20"/>
                <w:szCs w:val="20"/>
              </w:rPr>
            </w:pPr>
            <w:ins w:id="496" w:author="Moustafa Banbouk" w:date="2018-05-12T11:32:00Z">
              <w:r w:rsidRPr="002C09D0">
                <w:rPr>
                  <w:rFonts w:ascii="Arial" w:eastAsia="Times New Roman" w:hAnsi="Arial" w:cs="Arial"/>
                  <w:color w:val="000000"/>
                  <w:sz w:val="20"/>
                  <w:szCs w:val="20"/>
                </w:rPr>
                <w:t>Lower</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497" w:author="Moustafa Banbouk" w:date="2018-05-12T11:32:00Z"/>
                <w:rFonts w:ascii="Arial" w:eastAsia="Times New Roman" w:hAnsi="Arial" w:cs="Arial"/>
                <w:color w:val="000000"/>
                <w:sz w:val="20"/>
                <w:szCs w:val="20"/>
              </w:rPr>
            </w:pPr>
            <w:ins w:id="498" w:author="Moustafa Banbouk" w:date="2018-05-12T11:32:00Z">
              <w:r w:rsidRPr="002C09D0">
                <w:rPr>
                  <w:rFonts w:ascii="Arial" w:eastAsia="Times New Roman" w:hAnsi="Arial" w:cs="Arial"/>
                  <w:color w:val="000000"/>
                  <w:sz w:val="20"/>
                  <w:szCs w:val="20"/>
                </w:rPr>
                <w:t>Fast</w:t>
              </w:r>
            </w:ins>
          </w:p>
        </w:tc>
        <w:tc>
          <w:tcPr>
            <w:tcW w:w="102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499" w:author="Moustafa Banbouk" w:date="2018-05-12T11:32:00Z"/>
                <w:rFonts w:ascii="Arial" w:eastAsia="Times New Roman" w:hAnsi="Arial" w:cs="Arial"/>
                <w:color w:val="000000"/>
                <w:sz w:val="20"/>
                <w:szCs w:val="20"/>
              </w:rPr>
            </w:pPr>
            <w:ins w:id="500" w:author="Moustafa Banbouk" w:date="2018-05-12T11:32:00Z">
              <w:r w:rsidRPr="002C09D0">
                <w:rPr>
                  <w:rFonts w:ascii="Arial" w:eastAsia="Times New Roman" w:hAnsi="Arial" w:cs="Arial"/>
                  <w:color w:val="000000"/>
                  <w:sz w:val="20"/>
                  <w:szCs w:val="20"/>
                </w:rPr>
                <w:t>Minimal</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01" w:author="Moustafa Banbouk" w:date="2018-05-12T11:32:00Z"/>
                <w:rFonts w:ascii="Arial" w:eastAsia="Times New Roman" w:hAnsi="Arial" w:cs="Arial"/>
                <w:color w:val="000000"/>
                <w:sz w:val="20"/>
                <w:szCs w:val="20"/>
              </w:rPr>
            </w:pPr>
            <w:ins w:id="502" w:author="Moustafa Banbouk" w:date="2018-05-12T11:32:00Z">
              <w:r w:rsidRPr="002C09D0">
                <w:rPr>
                  <w:rFonts w:ascii="Arial" w:eastAsia="Times New Roman" w:hAnsi="Arial" w:cs="Arial"/>
                  <w:color w:val="000000"/>
                  <w:sz w:val="20"/>
                  <w:szCs w:val="20"/>
                </w:rPr>
                <w:t>No</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03" w:author="Moustafa Banbouk" w:date="2018-05-12T11:32:00Z"/>
                <w:rFonts w:ascii="Arial" w:eastAsia="Times New Roman" w:hAnsi="Arial" w:cs="Arial"/>
                <w:color w:val="000000"/>
                <w:sz w:val="20"/>
                <w:szCs w:val="20"/>
              </w:rPr>
            </w:pPr>
            <w:ins w:id="504" w:author="Moustafa Banbouk" w:date="2018-05-12T11:32:00Z">
              <w:r w:rsidRPr="002C09D0">
                <w:rPr>
                  <w:rFonts w:ascii="Arial" w:eastAsia="Times New Roman" w:hAnsi="Arial" w:cs="Arial"/>
                  <w:color w:val="000000"/>
                  <w:sz w:val="20"/>
                  <w:szCs w:val="20"/>
                </w:rPr>
                <w:t>Yes</w:t>
              </w:r>
            </w:ins>
          </w:p>
        </w:tc>
      </w:tr>
      <w:tr w:rsidR="002C09D0" w:rsidRPr="002C09D0" w:rsidTr="002C09D0">
        <w:trPr>
          <w:trHeight w:val="1301"/>
          <w:ins w:id="505" w:author="Moustafa Banbouk" w:date="2018-05-12T11:32:00Z"/>
        </w:trPr>
        <w:tc>
          <w:tcPr>
            <w:tcW w:w="940" w:type="dxa"/>
            <w:tcBorders>
              <w:top w:val="nil"/>
              <w:left w:val="single" w:sz="8" w:space="0" w:color="A3A3A3"/>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06" w:author="Moustafa Banbouk" w:date="2018-05-12T11:32:00Z"/>
                <w:rFonts w:ascii="Arial" w:eastAsia="Times New Roman" w:hAnsi="Arial" w:cs="Arial"/>
                <w:color w:val="000000"/>
                <w:sz w:val="20"/>
                <w:szCs w:val="20"/>
              </w:rPr>
            </w:pPr>
            <w:ins w:id="507" w:author="Moustafa Banbouk" w:date="2018-05-12T11:32:00Z">
              <w:r w:rsidRPr="002C09D0">
                <w:rPr>
                  <w:rFonts w:ascii="Arial" w:eastAsia="Times New Roman" w:hAnsi="Arial" w:cs="Arial"/>
                  <w:color w:val="000000"/>
                  <w:sz w:val="20"/>
                  <w:szCs w:val="20"/>
                </w:rPr>
                <w:t>Linear regression</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08" w:author="Moustafa Banbouk" w:date="2018-05-12T11:32:00Z"/>
                <w:rFonts w:ascii="Arial" w:eastAsia="Times New Roman" w:hAnsi="Arial" w:cs="Arial"/>
                <w:color w:val="000000"/>
                <w:sz w:val="20"/>
                <w:szCs w:val="20"/>
              </w:rPr>
            </w:pPr>
            <w:ins w:id="509" w:author="Moustafa Banbouk" w:date="2018-05-12T11:32:00Z">
              <w:r w:rsidRPr="002C09D0">
                <w:rPr>
                  <w:rFonts w:ascii="Arial" w:eastAsia="Times New Roman" w:hAnsi="Arial" w:cs="Arial"/>
                  <w:color w:val="000000"/>
                  <w:sz w:val="20"/>
                  <w:szCs w:val="20"/>
                </w:rPr>
                <w:t>Regression</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10" w:author="Moustafa Banbouk" w:date="2018-05-12T11:32:00Z"/>
                <w:rFonts w:ascii="Arial" w:eastAsia="Times New Roman" w:hAnsi="Arial" w:cs="Arial"/>
                <w:color w:val="000000"/>
                <w:sz w:val="20"/>
                <w:szCs w:val="20"/>
              </w:rPr>
            </w:pPr>
            <w:ins w:id="511" w:author="Moustafa Banbouk" w:date="2018-05-12T11:32:00Z">
              <w:r w:rsidRPr="002C09D0">
                <w:rPr>
                  <w:rFonts w:ascii="Arial" w:eastAsia="Times New Roman" w:hAnsi="Arial" w:cs="Arial"/>
                  <w:color w:val="000000"/>
                  <w:sz w:val="20"/>
                  <w:szCs w:val="20"/>
                </w:rPr>
                <w:t>Yes</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12" w:author="Moustafa Banbouk" w:date="2018-05-12T11:32:00Z"/>
                <w:rFonts w:ascii="Arial" w:eastAsia="Times New Roman" w:hAnsi="Arial" w:cs="Arial"/>
                <w:color w:val="000000"/>
                <w:sz w:val="20"/>
                <w:szCs w:val="20"/>
              </w:rPr>
            </w:pPr>
            <w:ins w:id="513" w:author="Moustafa Banbouk" w:date="2018-05-12T11:32:00Z">
              <w:r w:rsidRPr="002C09D0">
                <w:rPr>
                  <w:rFonts w:ascii="Arial" w:eastAsia="Times New Roman" w:hAnsi="Arial" w:cs="Arial"/>
                  <w:color w:val="000000"/>
                  <w:sz w:val="20"/>
                  <w:szCs w:val="20"/>
                </w:rPr>
                <w:t>Yes</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14" w:author="Moustafa Banbouk" w:date="2018-05-12T11:32:00Z"/>
                <w:rFonts w:ascii="Arial" w:eastAsia="Times New Roman" w:hAnsi="Arial" w:cs="Arial"/>
                <w:color w:val="000000"/>
                <w:sz w:val="20"/>
                <w:szCs w:val="20"/>
              </w:rPr>
            </w:pPr>
            <w:ins w:id="515" w:author="Moustafa Banbouk" w:date="2018-05-12T11:32:00Z">
              <w:r w:rsidRPr="002C09D0">
                <w:rPr>
                  <w:rFonts w:ascii="Arial" w:eastAsia="Times New Roman" w:hAnsi="Arial" w:cs="Arial"/>
                  <w:color w:val="000000"/>
                  <w:sz w:val="20"/>
                  <w:szCs w:val="20"/>
                </w:rPr>
                <w:t>Lower</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16" w:author="Moustafa Banbouk" w:date="2018-05-12T11:32:00Z"/>
                <w:rFonts w:ascii="Arial" w:eastAsia="Times New Roman" w:hAnsi="Arial" w:cs="Arial"/>
                <w:color w:val="000000"/>
                <w:sz w:val="20"/>
                <w:szCs w:val="20"/>
              </w:rPr>
            </w:pPr>
            <w:ins w:id="517" w:author="Moustafa Banbouk" w:date="2018-05-12T11:32:00Z">
              <w:r w:rsidRPr="002C09D0">
                <w:rPr>
                  <w:rFonts w:ascii="Arial" w:eastAsia="Times New Roman" w:hAnsi="Arial" w:cs="Arial"/>
                  <w:color w:val="000000"/>
                  <w:sz w:val="20"/>
                  <w:szCs w:val="20"/>
                </w:rPr>
                <w:t>Fast</w:t>
              </w:r>
            </w:ins>
          </w:p>
        </w:tc>
        <w:tc>
          <w:tcPr>
            <w:tcW w:w="102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18" w:author="Moustafa Banbouk" w:date="2018-05-12T11:32:00Z"/>
                <w:rFonts w:ascii="Arial" w:eastAsia="Times New Roman" w:hAnsi="Arial" w:cs="Arial"/>
                <w:color w:val="000000"/>
                <w:sz w:val="20"/>
                <w:szCs w:val="20"/>
              </w:rPr>
            </w:pPr>
            <w:ins w:id="519" w:author="Moustafa Banbouk" w:date="2018-05-12T11:32:00Z">
              <w:r w:rsidRPr="002C09D0">
                <w:rPr>
                  <w:rFonts w:ascii="Arial" w:eastAsia="Times New Roman" w:hAnsi="Arial" w:cs="Arial"/>
                  <w:color w:val="000000"/>
                  <w:sz w:val="20"/>
                  <w:szCs w:val="20"/>
                </w:rPr>
                <w:t>None (excluding regularization)</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20" w:author="Moustafa Banbouk" w:date="2018-05-12T11:32:00Z"/>
                <w:rFonts w:ascii="Arial" w:eastAsia="Times New Roman" w:hAnsi="Arial" w:cs="Arial"/>
                <w:color w:val="000000"/>
                <w:sz w:val="20"/>
                <w:szCs w:val="20"/>
              </w:rPr>
            </w:pPr>
            <w:ins w:id="521" w:author="Moustafa Banbouk" w:date="2018-05-12T11:32:00Z">
              <w:r w:rsidRPr="002C09D0">
                <w:rPr>
                  <w:rFonts w:ascii="Arial" w:eastAsia="Times New Roman" w:hAnsi="Arial" w:cs="Arial"/>
                  <w:color w:val="000000"/>
                  <w:sz w:val="20"/>
                  <w:szCs w:val="20"/>
                </w:rPr>
                <w:t>Yes</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22" w:author="Moustafa Banbouk" w:date="2018-05-12T11:32:00Z"/>
                <w:rFonts w:ascii="Arial" w:eastAsia="Times New Roman" w:hAnsi="Arial" w:cs="Arial"/>
                <w:color w:val="000000"/>
                <w:sz w:val="20"/>
                <w:szCs w:val="20"/>
              </w:rPr>
            </w:pPr>
            <w:ins w:id="523" w:author="Moustafa Banbouk" w:date="2018-05-12T11:32:00Z">
              <w:r w:rsidRPr="002C09D0">
                <w:rPr>
                  <w:rFonts w:ascii="Arial" w:eastAsia="Times New Roman" w:hAnsi="Arial" w:cs="Arial"/>
                  <w:color w:val="000000"/>
                  <w:sz w:val="20"/>
                  <w:szCs w:val="20"/>
                </w:rPr>
                <w:t>No (unless regularized)</w:t>
              </w:r>
            </w:ins>
          </w:p>
        </w:tc>
      </w:tr>
      <w:tr w:rsidR="002C09D0" w:rsidRPr="002C09D0" w:rsidTr="002C09D0">
        <w:trPr>
          <w:trHeight w:val="527"/>
          <w:ins w:id="524" w:author="Moustafa Banbouk" w:date="2018-05-12T11:32:00Z"/>
        </w:trPr>
        <w:tc>
          <w:tcPr>
            <w:tcW w:w="940" w:type="dxa"/>
            <w:tcBorders>
              <w:top w:val="nil"/>
              <w:left w:val="single" w:sz="8" w:space="0" w:color="A3A3A3"/>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25" w:author="Moustafa Banbouk" w:date="2018-05-12T11:32:00Z"/>
                <w:rFonts w:ascii="Arial" w:eastAsia="Times New Roman" w:hAnsi="Arial" w:cs="Arial"/>
                <w:color w:val="000000"/>
                <w:sz w:val="20"/>
                <w:szCs w:val="20"/>
              </w:rPr>
            </w:pPr>
            <w:ins w:id="526" w:author="Moustafa Banbouk" w:date="2018-05-12T11:32:00Z">
              <w:r w:rsidRPr="002C09D0">
                <w:rPr>
                  <w:rFonts w:ascii="Arial" w:eastAsia="Times New Roman" w:hAnsi="Arial" w:cs="Arial"/>
                  <w:color w:val="000000"/>
                  <w:sz w:val="20"/>
                  <w:szCs w:val="20"/>
                </w:rPr>
                <w:t>Decision trees</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27" w:author="Moustafa Banbouk" w:date="2018-05-12T11:32:00Z"/>
                <w:rFonts w:ascii="Arial" w:eastAsia="Times New Roman" w:hAnsi="Arial" w:cs="Arial"/>
                <w:color w:val="000000"/>
                <w:sz w:val="20"/>
                <w:szCs w:val="20"/>
              </w:rPr>
            </w:pPr>
            <w:ins w:id="528" w:author="Moustafa Banbouk" w:date="2018-05-12T11:32:00Z">
              <w:r w:rsidRPr="002C09D0">
                <w:rPr>
                  <w:rFonts w:ascii="Arial" w:eastAsia="Times New Roman" w:hAnsi="Arial" w:cs="Arial"/>
                  <w:color w:val="000000"/>
                  <w:sz w:val="20"/>
                  <w:szCs w:val="20"/>
                </w:rPr>
                <w:t>Either</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29" w:author="Moustafa Banbouk" w:date="2018-05-12T11:32:00Z"/>
                <w:rFonts w:ascii="Arial" w:eastAsia="Times New Roman" w:hAnsi="Arial" w:cs="Arial"/>
                <w:color w:val="000000"/>
                <w:sz w:val="20"/>
                <w:szCs w:val="20"/>
              </w:rPr>
            </w:pPr>
            <w:ins w:id="530" w:author="Moustafa Banbouk" w:date="2018-05-12T11:32:00Z">
              <w:r w:rsidRPr="002C09D0">
                <w:rPr>
                  <w:rFonts w:ascii="Arial" w:eastAsia="Times New Roman" w:hAnsi="Arial" w:cs="Arial"/>
                  <w:color w:val="000000"/>
                  <w:sz w:val="20"/>
                  <w:szCs w:val="20"/>
                </w:rPr>
                <w:t>Somewhat</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31" w:author="Moustafa Banbouk" w:date="2018-05-12T11:32:00Z"/>
                <w:rFonts w:ascii="Arial" w:eastAsia="Times New Roman" w:hAnsi="Arial" w:cs="Arial"/>
                <w:color w:val="000000"/>
                <w:sz w:val="20"/>
                <w:szCs w:val="20"/>
              </w:rPr>
            </w:pPr>
            <w:ins w:id="532" w:author="Moustafa Banbouk" w:date="2018-05-12T11:32:00Z">
              <w:r w:rsidRPr="002C09D0">
                <w:rPr>
                  <w:rFonts w:ascii="Arial" w:eastAsia="Times New Roman" w:hAnsi="Arial" w:cs="Arial"/>
                  <w:color w:val="000000"/>
                  <w:sz w:val="20"/>
                  <w:szCs w:val="20"/>
                </w:rPr>
                <w:t>Somewhat</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33" w:author="Moustafa Banbouk" w:date="2018-05-12T11:32:00Z"/>
                <w:rFonts w:ascii="Arial" w:eastAsia="Times New Roman" w:hAnsi="Arial" w:cs="Arial"/>
                <w:color w:val="000000"/>
                <w:sz w:val="20"/>
                <w:szCs w:val="20"/>
              </w:rPr>
            </w:pPr>
            <w:ins w:id="534" w:author="Moustafa Banbouk" w:date="2018-05-12T11:32:00Z">
              <w:r w:rsidRPr="002C09D0">
                <w:rPr>
                  <w:rFonts w:ascii="Arial" w:eastAsia="Times New Roman" w:hAnsi="Arial" w:cs="Arial"/>
                  <w:color w:val="000000"/>
                  <w:sz w:val="20"/>
                  <w:szCs w:val="20"/>
                </w:rPr>
                <w:t>Lower</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35" w:author="Moustafa Banbouk" w:date="2018-05-12T11:32:00Z"/>
                <w:rFonts w:ascii="Arial" w:eastAsia="Times New Roman" w:hAnsi="Arial" w:cs="Arial"/>
                <w:color w:val="000000"/>
                <w:sz w:val="20"/>
                <w:szCs w:val="20"/>
              </w:rPr>
            </w:pPr>
            <w:ins w:id="536" w:author="Moustafa Banbouk" w:date="2018-05-12T11:32:00Z">
              <w:r w:rsidRPr="002C09D0">
                <w:rPr>
                  <w:rFonts w:ascii="Arial" w:eastAsia="Times New Roman" w:hAnsi="Arial" w:cs="Arial"/>
                  <w:color w:val="000000"/>
                  <w:sz w:val="20"/>
                  <w:szCs w:val="20"/>
                </w:rPr>
                <w:t>Fast</w:t>
              </w:r>
            </w:ins>
          </w:p>
        </w:tc>
        <w:tc>
          <w:tcPr>
            <w:tcW w:w="102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37" w:author="Moustafa Banbouk" w:date="2018-05-12T11:32:00Z"/>
                <w:rFonts w:ascii="Arial" w:eastAsia="Times New Roman" w:hAnsi="Arial" w:cs="Arial"/>
                <w:color w:val="000000"/>
                <w:sz w:val="20"/>
                <w:szCs w:val="20"/>
              </w:rPr>
            </w:pPr>
            <w:ins w:id="538" w:author="Moustafa Banbouk" w:date="2018-05-12T11:32:00Z">
              <w:r w:rsidRPr="002C09D0">
                <w:rPr>
                  <w:rFonts w:ascii="Arial" w:eastAsia="Times New Roman" w:hAnsi="Arial" w:cs="Arial"/>
                  <w:color w:val="000000"/>
                  <w:sz w:val="20"/>
                  <w:szCs w:val="20"/>
                </w:rPr>
                <w:t>Some</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39" w:author="Moustafa Banbouk" w:date="2018-05-12T11:32:00Z"/>
                <w:rFonts w:ascii="Arial" w:eastAsia="Times New Roman" w:hAnsi="Arial" w:cs="Arial"/>
                <w:color w:val="000000"/>
                <w:sz w:val="20"/>
                <w:szCs w:val="20"/>
              </w:rPr>
            </w:pPr>
            <w:ins w:id="540" w:author="Moustafa Banbouk" w:date="2018-05-12T11:32:00Z">
              <w:r w:rsidRPr="002C09D0">
                <w:rPr>
                  <w:rFonts w:ascii="Arial" w:eastAsia="Times New Roman" w:hAnsi="Arial" w:cs="Arial"/>
                  <w:color w:val="000000"/>
                  <w:sz w:val="20"/>
                  <w:szCs w:val="20"/>
                </w:rPr>
                <w:t>No</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41" w:author="Moustafa Banbouk" w:date="2018-05-12T11:32:00Z"/>
                <w:rFonts w:ascii="Arial" w:eastAsia="Times New Roman" w:hAnsi="Arial" w:cs="Arial"/>
                <w:color w:val="000000"/>
                <w:sz w:val="20"/>
                <w:szCs w:val="20"/>
              </w:rPr>
            </w:pPr>
            <w:ins w:id="542" w:author="Moustafa Banbouk" w:date="2018-05-12T11:32:00Z">
              <w:r w:rsidRPr="002C09D0">
                <w:rPr>
                  <w:rFonts w:ascii="Arial" w:eastAsia="Times New Roman" w:hAnsi="Arial" w:cs="Arial"/>
                  <w:color w:val="000000"/>
                  <w:sz w:val="20"/>
                  <w:szCs w:val="20"/>
                </w:rPr>
                <w:t>No</w:t>
              </w:r>
            </w:ins>
          </w:p>
        </w:tc>
      </w:tr>
      <w:tr w:rsidR="002C09D0" w:rsidRPr="002C09D0" w:rsidTr="002C09D0">
        <w:trPr>
          <w:trHeight w:val="527"/>
          <w:ins w:id="543" w:author="Moustafa Banbouk" w:date="2018-05-12T11:32:00Z"/>
        </w:trPr>
        <w:tc>
          <w:tcPr>
            <w:tcW w:w="940" w:type="dxa"/>
            <w:tcBorders>
              <w:top w:val="nil"/>
              <w:left w:val="single" w:sz="8" w:space="0" w:color="A3A3A3"/>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44" w:author="Moustafa Banbouk" w:date="2018-05-12T11:32:00Z"/>
                <w:rFonts w:ascii="Arial" w:eastAsia="Times New Roman" w:hAnsi="Arial" w:cs="Arial"/>
                <w:color w:val="000000"/>
                <w:sz w:val="20"/>
                <w:szCs w:val="20"/>
              </w:rPr>
            </w:pPr>
            <w:ins w:id="545" w:author="Moustafa Banbouk" w:date="2018-05-12T11:32:00Z">
              <w:r w:rsidRPr="002C09D0">
                <w:rPr>
                  <w:rFonts w:ascii="Arial" w:eastAsia="Times New Roman" w:hAnsi="Arial" w:cs="Arial"/>
                  <w:color w:val="000000"/>
                  <w:sz w:val="20"/>
                  <w:szCs w:val="20"/>
                </w:rPr>
                <w:t>Random Forests</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46" w:author="Moustafa Banbouk" w:date="2018-05-12T11:32:00Z"/>
                <w:rFonts w:ascii="Arial" w:eastAsia="Times New Roman" w:hAnsi="Arial" w:cs="Arial"/>
                <w:color w:val="000000"/>
                <w:sz w:val="20"/>
                <w:szCs w:val="20"/>
              </w:rPr>
            </w:pPr>
            <w:ins w:id="547" w:author="Moustafa Banbouk" w:date="2018-05-12T11:32:00Z">
              <w:r w:rsidRPr="002C09D0">
                <w:rPr>
                  <w:rFonts w:ascii="Arial" w:eastAsia="Times New Roman" w:hAnsi="Arial" w:cs="Arial"/>
                  <w:color w:val="000000"/>
                  <w:sz w:val="20"/>
                  <w:szCs w:val="20"/>
                </w:rPr>
                <w:t>Either</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48" w:author="Moustafa Banbouk" w:date="2018-05-12T11:32:00Z"/>
                <w:rFonts w:ascii="Arial" w:eastAsia="Times New Roman" w:hAnsi="Arial" w:cs="Arial"/>
                <w:color w:val="000000"/>
                <w:sz w:val="20"/>
                <w:szCs w:val="20"/>
              </w:rPr>
            </w:pPr>
            <w:ins w:id="549" w:author="Moustafa Banbouk" w:date="2018-05-12T11:32:00Z">
              <w:r w:rsidRPr="002C09D0">
                <w:rPr>
                  <w:rFonts w:ascii="Arial" w:eastAsia="Times New Roman" w:hAnsi="Arial" w:cs="Arial"/>
                  <w:color w:val="000000"/>
                  <w:sz w:val="20"/>
                  <w:szCs w:val="20"/>
                </w:rPr>
                <w:t>A little</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50" w:author="Moustafa Banbouk" w:date="2018-05-12T11:32:00Z"/>
                <w:rFonts w:ascii="Arial" w:eastAsia="Times New Roman" w:hAnsi="Arial" w:cs="Arial"/>
                <w:color w:val="000000"/>
                <w:sz w:val="20"/>
                <w:szCs w:val="20"/>
              </w:rPr>
            </w:pPr>
            <w:ins w:id="551" w:author="Moustafa Banbouk" w:date="2018-05-12T11:32:00Z">
              <w:r w:rsidRPr="002C09D0">
                <w:rPr>
                  <w:rFonts w:ascii="Arial" w:eastAsia="Times New Roman" w:hAnsi="Arial" w:cs="Arial"/>
                  <w:color w:val="000000"/>
                  <w:sz w:val="20"/>
                  <w:szCs w:val="20"/>
                </w:rPr>
                <w:t>No</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52" w:author="Moustafa Banbouk" w:date="2018-05-12T11:32:00Z"/>
                <w:rFonts w:ascii="Arial" w:eastAsia="Times New Roman" w:hAnsi="Arial" w:cs="Arial"/>
                <w:color w:val="000000"/>
                <w:sz w:val="20"/>
                <w:szCs w:val="20"/>
              </w:rPr>
            </w:pPr>
            <w:ins w:id="553" w:author="Moustafa Banbouk" w:date="2018-05-12T11:32:00Z">
              <w:r w:rsidRPr="002C09D0">
                <w:rPr>
                  <w:rFonts w:ascii="Arial" w:eastAsia="Times New Roman" w:hAnsi="Arial" w:cs="Arial"/>
                  <w:color w:val="000000"/>
                  <w:sz w:val="20"/>
                  <w:szCs w:val="20"/>
                </w:rPr>
                <w:t>Higher</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54" w:author="Moustafa Banbouk" w:date="2018-05-12T11:32:00Z"/>
                <w:rFonts w:ascii="Arial" w:eastAsia="Times New Roman" w:hAnsi="Arial" w:cs="Arial"/>
                <w:color w:val="000000"/>
                <w:sz w:val="20"/>
                <w:szCs w:val="20"/>
              </w:rPr>
            </w:pPr>
            <w:ins w:id="555" w:author="Moustafa Banbouk" w:date="2018-05-12T11:32:00Z">
              <w:r w:rsidRPr="002C09D0">
                <w:rPr>
                  <w:rFonts w:ascii="Arial" w:eastAsia="Times New Roman" w:hAnsi="Arial" w:cs="Arial"/>
                  <w:color w:val="000000"/>
                  <w:sz w:val="20"/>
                  <w:szCs w:val="20"/>
                </w:rPr>
                <w:t>Slow</w:t>
              </w:r>
            </w:ins>
          </w:p>
        </w:tc>
        <w:tc>
          <w:tcPr>
            <w:tcW w:w="102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56" w:author="Moustafa Banbouk" w:date="2018-05-12T11:32:00Z"/>
                <w:rFonts w:ascii="Arial" w:eastAsia="Times New Roman" w:hAnsi="Arial" w:cs="Arial"/>
                <w:color w:val="000000"/>
                <w:sz w:val="20"/>
                <w:szCs w:val="20"/>
              </w:rPr>
            </w:pPr>
            <w:ins w:id="557" w:author="Moustafa Banbouk" w:date="2018-05-12T11:32:00Z">
              <w:r w:rsidRPr="002C09D0">
                <w:rPr>
                  <w:rFonts w:ascii="Arial" w:eastAsia="Times New Roman" w:hAnsi="Arial" w:cs="Arial"/>
                  <w:color w:val="000000"/>
                  <w:sz w:val="20"/>
                  <w:szCs w:val="20"/>
                </w:rPr>
                <w:t>Some</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58" w:author="Moustafa Banbouk" w:date="2018-05-12T11:32:00Z"/>
                <w:rFonts w:ascii="Arial" w:eastAsia="Times New Roman" w:hAnsi="Arial" w:cs="Arial"/>
                <w:color w:val="000000"/>
                <w:sz w:val="20"/>
                <w:szCs w:val="20"/>
              </w:rPr>
            </w:pPr>
            <w:ins w:id="559" w:author="Moustafa Banbouk" w:date="2018-05-12T11:32:00Z">
              <w:r w:rsidRPr="002C09D0">
                <w:rPr>
                  <w:rFonts w:ascii="Arial" w:eastAsia="Times New Roman" w:hAnsi="Arial" w:cs="Arial"/>
                  <w:color w:val="000000"/>
                  <w:sz w:val="20"/>
                  <w:szCs w:val="20"/>
                </w:rPr>
                <w:t>No</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60" w:author="Moustafa Banbouk" w:date="2018-05-12T11:32:00Z"/>
                <w:rFonts w:ascii="Arial" w:eastAsia="Times New Roman" w:hAnsi="Arial" w:cs="Arial"/>
                <w:color w:val="000000"/>
                <w:sz w:val="20"/>
                <w:szCs w:val="20"/>
              </w:rPr>
            </w:pPr>
            <w:ins w:id="561" w:author="Moustafa Banbouk" w:date="2018-05-12T11:32:00Z">
              <w:r w:rsidRPr="002C09D0">
                <w:rPr>
                  <w:rFonts w:ascii="Arial" w:eastAsia="Times New Roman" w:hAnsi="Arial" w:cs="Arial"/>
                  <w:color w:val="000000"/>
                  <w:sz w:val="20"/>
                  <w:szCs w:val="20"/>
                </w:rPr>
                <w:t>No</w:t>
              </w:r>
            </w:ins>
          </w:p>
        </w:tc>
      </w:tr>
      <w:tr w:rsidR="002C09D0" w:rsidRPr="002C09D0" w:rsidTr="002C09D0">
        <w:trPr>
          <w:trHeight w:val="527"/>
          <w:ins w:id="562" w:author="Moustafa Banbouk" w:date="2018-05-12T11:32:00Z"/>
        </w:trPr>
        <w:tc>
          <w:tcPr>
            <w:tcW w:w="940" w:type="dxa"/>
            <w:tcBorders>
              <w:top w:val="nil"/>
              <w:left w:val="single" w:sz="8" w:space="0" w:color="A3A3A3"/>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63" w:author="Moustafa Banbouk" w:date="2018-05-12T11:32:00Z"/>
                <w:rFonts w:ascii="Arial" w:eastAsia="Times New Roman" w:hAnsi="Arial" w:cs="Arial"/>
                <w:color w:val="000000"/>
                <w:sz w:val="20"/>
                <w:szCs w:val="20"/>
              </w:rPr>
            </w:pPr>
            <w:proofErr w:type="spellStart"/>
            <w:ins w:id="564" w:author="Moustafa Banbouk" w:date="2018-05-12T11:32:00Z">
              <w:r w:rsidRPr="002C09D0">
                <w:rPr>
                  <w:rFonts w:ascii="Arial" w:eastAsia="Times New Roman" w:hAnsi="Arial" w:cs="Arial"/>
                  <w:color w:val="000000"/>
                  <w:sz w:val="20"/>
                  <w:szCs w:val="20"/>
                </w:rPr>
                <w:t>AdaBoost</w:t>
              </w:r>
              <w:proofErr w:type="spellEnd"/>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65" w:author="Moustafa Banbouk" w:date="2018-05-12T11:32:00Z"/>
                <w:rFonts w:ascii="Arial" w:eastAsia="Times New Roman" w:hAnsi="Arial" w:cs="Arial"/>
                <w:color w:val="000000"/>
                <w:sz w:val="20"/>
                <w:szCs w:val="20"/>
              </w:rPr>
            </w:pPr>
            <w:ins w:id="566" w:author="Moustafa Banbouk" w:date="2018-05-12T11:32:00Z">
              <w:r w:rsidRPr="002C09D0">
                <w:rPr>
                  <w:rFonts w:ascii="Arial" w:eastAsia="Times New Roman" w:hAnsi="Arial" w:cs="Arial"/>
                  <w:color w:val="000000"/>
                  <w:sz w:val="20"/>
                  <w:szCs w:val="20"/>
                </w:rPr>
                <w:t>Either</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67" w:author="Moustafa Banbouk" w:date="2018-05-12T11:32:00Z"/>
                <w:rFonts w:ascii="Arial" w:eastAsia="Times New Roman" w:hAnsi="Arial" w:cs="Arial"/>
                <w:color w:val="000000"/>
                <w:sz w:val="20"/>
                <w:szCs w:val="20"/>
              </w:rPr>
            </w:pPr>
            <w:ins w:id="568" w:author="Moustafa Banbouk" w:date="2018-05-12T11:32:00Z">
              <w:r w:rsidRPr="002C09D0">
                <w:rPr>
                  <w:rFonts w:ascii="Arial" w:eastAsia="Times New Roman" w:hAnsi="Arial" w:cs="Arial"/>
                  <w:color w:val="000000"/>
                  <w:sz w:val="20"/>
                  <w:szCs w:val="20"/>
                </w:rPr>
                <w:t>A little</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69" w:author="Moustafa Banbouk" w:date="2018-05-12T11:32:00Z"/>
                <w:rFonts w:ascii="Arial" w:eastAsia="Times New Roman" w:hAnsi="Arial" w:cs="Arial"/>
                <w:color w:val="000000"/>
                <w:sz w:val="20"/>
                <w:szCs w:val="20"/>
              </w:rPr>
            </w:pPr>
            <w:ins w:id="570" w:author="Moustafa Banbouk" w:date="2018-05-12T11:32:00Z">
              <w:r w:rsidRPr="002C09D0">
                <w:rPr>
                  <w:rFonts w:ascii="Arial" w:eastAsia="Times New Roman" w:hAnsi="Arial" w:cs="Arial"/>
                  <w:color w:val="000000"/>
                  <w:sz w:val="20"/>
                  <w:szCs w:val="20"/>
                </w:rPr>
                <w:t>No</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71" w:author="Moustafa Banbouk" w:date="2018-05-12T11:32:00Z"/>
                <w:rFonts w:ascii="Arial" w:eastAsia="Times New Roman" w:hAnsi="Arial" w:cs="Arial"/>
                <w:color w:val="000000"/>
                <w:sz w:val="20"/>
                <w:szCs w:val="20"/>
              </w:rPr>
            </w:pPr>
            <w:ins w:id="572" w:author="Moustafa Banbouk" w:date="2018-05-12T11:32:00Z">
              <w:r w:rsidRPr="002C09D0">
                <w:rPr>
                  <w:rFonts w:ascii="Arial" w:eastAsia="Times New Roman" w:hAnsi="Arial" w:cs="Arial"/>
                  <w:color w:val="000000"/>
                  <w:sz w:val="20"/>
                  <w:szCs w:val="20"/>
                </w:rPr>
                <w:t>Higher</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73" w:author="Moustafa Banbouk" w:date="2018-05-12T11:32:00Z"/>
                <w:rFonts w:ascii="Arial" w:eastAsia="Times New Roman" w:hAnsi="Arial" w:cs="Arial"/>
                <w:color w:val="000000"/>
                <w:sz w:val="20"/>
                <w:szCs w:val="20"/>
              </w:rPr>
            </w:pPr>
            <w:ins w:id="574" w:author="Moustafa Banbouk" w:date="2018-05-12T11:32:00Z">
              <w:r w:rsidRPr="002C09D0">
                <w:rPr>
                  <w:rFonts w:ascii="Arial" w:eastAsia="Times New Roman" w:hAnsi="Arial" w:cs="Arial"/>
                  <w:color w:val="000000"/>
                  <w:sz w:val="20"/>
                  <w:szCs w:val="20"/>
                </w:rPr>
                <w:t>Slow</w:t>
              </w:r>
            </w:ins>
          </w:p>
        </w:tc>
        <w:tc>
          <w:tcPr>
            <w:tcW w:w="102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75" w:author="Moustafa Banbouk" w:date="2018-05-12T11:32:00Z"/>
                <w:rFonts w:ascii="Arial" w:eastAsia="Times New Roman" w:hAnsi="Arial" w:cs="Arial"/>
                <w:color w:val="000000"/>
                <w:sz w:val="20"/>
                <w:szCs w:val="20"/>
              </w:rPr>
            </w:pPr>
            <w:ins w:id="576" w:author="Moustafa Banbouk" w:date="2018-05-12T11:32:00Z">
              <w:r w:rsidRPr="002C09D0">
                <w:rPr>
                  <w:rFonts w:ascii="Arial" w:eastAsia="Times New Roman" w:hAnsi="Arial" w:cs="Arial"/>
                  <w:color w:val="000000"/>
                  <w:sz w:val="20"/>
                  <w:szCs w:val="20"/>
                </w:rPr>
                <w:t>Some</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77" w:author="Moustafa Banbouk" w:date="2018-05-12T11:32:00Z"/>
                <w:rFonts w:ascii="Arial" w:eastAsia="Times New Roman" w:hAnsi="Arial" w:cs="Arial"/>
                <w:color w:val="000000"/>
                <w:sz w:val="20"/>
                <w:szCs w:val="20"/>
              </w:rPr>
            </w:pPr>
            <w:ins w:id="578" w:author="Moustafa Banbouk" w:date="2018-05-12T11:32:00Z">
              <w:r w:rsidRPr="002C09D0">
                <w:rPr>
                  <w:rFonts w:ascii="Arial" w:eastAsia="Times New Roman" w:hAnsi="Arial" w:cs="Arial"/>
                  <w:color w:val="000000"/>
                  <w:sz w:val="20"/>
                  <w:szCs w:val="20"/>
                </w:rPr>
                <w:t>No</w:t>
              </w:r>
            </w:ins>
          </w:p>
        </w:tc>
        <w:tc>
          <w:tcPr>
            <w:tcW w:w="940" w:type="dxa"/>
            <w:tcBorders>
              <w:top w:val="nil"/>
              <w:left w:val="nil"/>
              <w:bottom w:val="single" w:sz="8" w:space="0" w:color="A3A3A3"/>
              <w:right w:val="single" w:sz="8" w:space="0" w:color="A3A3A3"/>
            </w:tcBorders>
            <w:shd w:val="clear" w:color="auto" w:fill="auto"/>
            <w:vAlign w:val="center"/>
            <w:hideMark/>
          </w:tcPr>
          <w:p w:rsidR="002C09D0" w:rsidRPr="002C09D0" w:rsidRDefault="002C09D0" w:rsidP="002C09D0">
            <w:pPr>
              <w:spacing w:after="0" w:line="240" w:lineRule="auto"/>
              <w:rPr>
                <w:ins w:id="579" w:author="Moustafa Banbouk" w:date="2018-05-12T11:32:00Z"/>
                <w:rFonts w:ascii="Arial" w:eastAsia="Times New Roman" w:hAnsi="Arial" w:cs="Arial"/>
                <w:color w:val="000000"/>
                <w:sz w:val="20"/>
                <w:szCs w:val="20"/>
              </w:rPr>
            </w:pPr>
            <w:ins w:id="580" w:author="Moustafa Banbouk" w:date="2018-05-12T11:32:00Z">
              <w:r w:rsidRPr="002C09D0">
                <w:rPr>
                  <w:rFonts w:ascii="Arial" w:eastAsia="Times New Roman" w:hAnsi="Arial" w:cs="Arial"/>
                  <w:color w:val="000000"/>
                  <w:sz w:val="20"/>
                  <w:szCs w:val="20"/>
                </w:rPr>
                <w:t>No</w:t>
              </w:r>
            </w:ins>
          </w:p>
        </w:tc>
      </w:tr>
    </w:tbl>
    <w:p w:rsidR="002C09D0" w:rsidRDefault="002C09D0" w:rsidP="002C09D0">
      <w:pPr>
        <w:spacing w:before="60" w:after="100" w:afterAutospacing="1" w:line="240" w:lineRule="auto"/>
        <w:rPr>
          <w:ins w:id="581" w:author="Moustafa Banbouk" w:date="2018-05-12T11:34:00Z"/>
          <w:rFonts w:ascii="Segoe UI" w:eastAsia="Times New Roman" w:hAnsi="Segoe UI" w:cs="Segoe UI"/>
          <w:color w:val="24292E"/>
          <w:sz w:val="24"/>
          <w:szCs w:val="24"/>
        </w:rPr>
      </w:pPr>
      <w:ins w:id="582" w:author="Moustafa Banbouk" w:date="2018-05-12T11:34:00Z">
        <w:r>
          <w:rPr>
            <w:rFonts w:ascii="Segoe UI" w:eastAsia="Times New Roman" w:hAnsi="Segoe UI" w:cs="Segoe UI"/>
            <w:color w:val="24292E"/>
            <w:sz w:val="24"/>
            <w:szCs w:val="24"/>
          </w:rPr>
          <w:t>Regarding the machine learning algorithms to be used, we will be mainly using the following algorithms:</w:t>
        </w:r>
      </w:ins>
    </w:p>
    <w:p w:rsidR="002C09D0" w:rsidRDefault="002C09D0" w:rsidP="002C09D0">
      <w:pPr>
        <w:pStyle w:val="ListParagraph"/>
        <w:numPr>
          <w:ilvl w:val="0"/>
          <w:numId w:val="23"/>
        </w:numPr>
        <w:spacing w:before="60" w:after="100" w:afterAutospacing="1" w:line="240" w:lineRule="auto"/>
        <w:rPr>
          <w:ins w:id="583" w:author="Moustafa Banbouk" w:date="2018-05-12T11:34:00Z"/>
          <w:rFonts w:ascii="Segoe UI" w:eastAsia="Times New Roman" w:hAnsi="Segoe UI" w:cs="Segoe UI"/>
          <w:color w:val="24292E"/>
          <w:sz w:val="24"/>
          <w:szCs w:val="24"/>
        </w:rPr>
      </w:pPr>
      <w:ins w:id="584" w:author="Moustafa Banbouk" w:date="2018-05-12T11:34:00Z">
        <w:r>
          <w:rPr>
            <w:rFonts w:ascii="Segoe UI" w:eastAsia="Times New Roman" w:hAnsi="Segoe UI" w:cs="Segoe UI"/>
            <w:color w:val="24292E"/>
            <w:sz w:val="24"/>
            <w:szCs w:val="24"/>
          </w:rPr>
          <w:t>L</w:t>
        </w:r>
        <w:r w:rsidRPr="00A65ADB">
          <w:rPr>
            <w:rFonts w:ascii="Segoe UI" w:eastAsia="Times New Roman" w:hAnsi="Segoe UI" w:cs="Segoe UI"/>
            <w:color w:val="24292E"/>
            <w:sz w:val="24"/>
            <w:szCs w:val="24"/>
          </w:rPr>
          <w:t xml:space="preserve">inear </w:t>
        </w:r>
        <w:r>
          <w:rPr>
            <w:rFonts w:ascii="Segoe UI" w:eastAsia="Times New Roman" w:hAnsi="Segoe UI" w:cs="Segoe UI"/>
            <w:color w:val="24292E"/>
            <w:sz w:val="24"/>
            <w:szCs w:val="24"/>
          </w:rPr>
          <w:t>Regression</w:t>
        </w:r>
      </w:ins>
    </w:p>
    <w:p w:rsidR="002C09D0" w:rsidRDefault="002C09D0" w:rsidP="002C09D0">
      <w:pPr>
        <w:pStyle w:val="ListParagraph"/>
        <w:numPr>
          <w:ilvl w:val="0"/>
          <w:numId w:val="23"/>
        </w:numPr>
        <w:spacing w:before="60" w:after="100" w:afterAutospacing="1" w:line="240" w:lineRule="auto"/>
        <w:rPr>
          <w:ins w:id="585" w:author="Moustafa Banbouk" w:date="2018-05-12T11:34:00Z"/>
          <w:rFonts w:ascii="Segoe UI" w:eastAsia="Times New Roman" w:hAnsi="Segoe UI" w:cs="Segoe UI"/>
          <w:color w:val="24292E"/>
          <w:sz w:val="24"/>
          <w:szCs w:val="24"/>
        </w:rPr>
      </w:pPr>
      <w:ins w:id="586" w:author="Moustafa Banbouk" w:date="2018-05-12T11:34:00Z">
        <w:r>
          <w:rPr>
            <w:rFonts w:ascii="Segoe UI" w:eastAsia="Times New Roman" w:hAnsi="Segoe UI" w:cs="Segoe UI"/>
            <w:color w:val="24292E"/>
            <w:sz w:val="24"/>
            <w:szCs w:val="24"/>
          </w:rPr>
          <w:t>Bayesian Ridge Regression</w:t>
        </w:r>
      </w:ins>
    </w:p>
    <w:p w:rsidR="002C09D0" w:rsidRDefault="002C09D0" w:rsidP="002C09D0">
      <w:pPr>
        <w:pStyle w:val="ListParagraph"/>
        <w:numPr>
          <w:ilvl w:val="0"/>
          <w:numId w:val="23"/>
        </w:numPr>
        <w:spacing w:before="60" w:after="100" w:afterAutospacing="1" w:line="240" w:lineRule="auto"/>
        <w:rPr>
          <w:ins w:id="587" w:author="Moustafa Banbouk" w:date="2018-05-12T11:34:00Z"/>
          <w:rFonts w:ascii="Segoe UI" w:eastAsia="Times New Roman" w:hAnsi="Segoe UI" w:cs="Segoe UI"/>
          <w:color w:val="24292E"/>
          <w:sz w:val="24"/>
          <w:szCs w:val="24"/>
        </w:rPr>
      </w:pPr>
      <w:ins w:id="588" w:author="Moustafa Banbouk" w:date="2018-05-12T11:34:00Z">
        <w:r w:rsidRPr="00A65ADB">
          <w:rPr>
            <w:rFonts w:ascii="Segoe UI" w:eastAsia="Times New Roman" w:hAnsi="Segoe UI" w:cs="Segoe UI"/>
            <w:color w:val="24292E"/>
            <w:sz w:val="24"/>
            <w:szCs w:val="24"/>
          </w:rPr>
          <w:t xml:space="preserve">Random Forest </w:t>
        </w:r>
        <w:r>
          <w:rPr>
            <w:rFonts w:ascii="Segoe UI" w:eastAsia="Times New Roman" w:hAnsi="Segoe UI" w:cs="Segoe UI"/>
            <w:color w:val="24292E"/>
            <w:sz w:val="24"/>
            <w:szCs w:val="24"/>
          </w:rPr>
          <w:t>Regression</w:t>
        </w:r>
      </w:ins>
    </w:p>
    <w:p w:rsidR="002C09D0" w:rsidRDefault="002C09D0" w:rsidP="002C09D0">
      <w:pPr>
        <w:pStyle w:val="ListParagraph"/>
        <w:numPr>
          <w:ilvl w:val="0"/>
          <w:numId w:val="23"/>
        </w:numPr>
        <w:spacing w:before="60" w:after="100" w:afterAutospacing="1" w:line="240" w:lineRule="auto"/>
        <w:rPr>
          <w:ins w:id="589" w:author="Moustafa Banbouk" w:date="2018-05-12T11:34:00Z"/>
          <w:rFonts w:ascii="Segoe UI" w:eastAsia="Times New Roman" w:hAnsi="Segoe UI" w:cs="Segoe UI"/>
          <w:color w:val="24292E"/>
          <w:sz w:val="24"/>
          <w:szCs w:val="24"/>
        </w:rPr>
      </w:pPr>
      <w:ins w:id="590" w:author="Moustafa Banbouk" w:date="2018-05-12T11:34:00Z">
        <w:r>
          <w:rPr>
            <w:rFonts w:ascii="Segoe UI" w:eastAsia="Times New Roman" w:hAnsi="Segoe UI" w:cs="Segoe UI"/>
            <w:color w:val="24292E"/>
            <w:sz w:val="24"/>
            <w:szCs w:val="24"/>
          </w:rPr>
          <w:t>Linear Ridge Regression</w:t>
        </w:r>
      </w:ins>
    </w:p>
    <w:p w:rsidR="002C09D0" w:rsidRDefault="002C09D0" w:rsidP="002C09D0">
      <w:pPr>
        <w:pStyle w:val="ListParagraph"/>
        <w:numPr>
          <w:ilvl w:val="0"/>
          <w:numId w:val="23"/>
        </w:numPr>
        <w:spacing w:before="60" w:after="100" w:afterAutospacing="1" w:line="240" w:lineRule="auto"/>
        <w:rPr>
          <w:ins w:id="591" w:author="Moustafa Banbouk" w:date="2018-05-12T11:34:00Z"/>
          <w:rFonts w:ascii="Segoe UI" w:eastAsia="Times New Roman" w:hAnsi="Segoe UI" w:cs="Segoe UI"/>
          <w:color w:val="24292E"/>
          <w:sz w:val="24"/>
          <w:szCs w:val="24"/>
        </w:rPr>
      </w:pPr>
      <w:ins w:id="592" w:author="Moustafa Banbouk" w:date="2018-05-12T11:34:00Z">
        <w:r>
          <w:rPr>
            <w:rFonts w:ascii="Segoe UI" w:eastAsia="Times New Roman" w:hAnsi="Segoe UI" w:cs="Segoe UI"/>
            <w:color w:val="24292E"/>
            <w:sz w:val="24"/>
            <w:szCs w:val="24"/>
          </w:rPr>
          <w:t>Linear Lasso Regression</w:t>
        </w:r>
      </w:ins>
    </w:p>
    <w:p w:rsidR="002C09D0" w:rsidRDefault="002C09D0" w:rsidP="002C09D0">
      <w:pPr>
        <w:pStyle w:val="ListParagraph"/>
        <w:numPr>
          <w:ilvl w:val="0"/>
          <w:numId w:val="23"/>
        </w:numPr>
        <w:spacing w:before="60" w:after="100" w:afterAutospacing="1" w:line="240" w:lineRule="auto"/>
        <w:rPr>
          <w:ins w:id="593" w:author="Moustafa Banbouk" w:date="2018-05-12T11:34:00Z"/>
          <w:rFonts w:ascii="Segoe UI" w:eastAsia="Times New Roman" w:hAnsi="Segoe UI" w:cs="Segoe UI"/>
          <w:color w:val="24292E"/>
          <w:sz w:val="24"/>
          <w:szCs w:val="24"/>
        </w:rPr>
      </w:pPr>
      <w:ins w:id="594" w:author="Moustafa Banbouk" w:date="2018-05-12T11:34:00Z">
        <w:r>
          <w:rPr>
            <w:rFonts w:ascii="Segoe UI" w:eastAsia="Times New Roman" w:hAnsi="Segoe UI" w:cs="Segoe UI"/>
            <w:color w:val="24292E"/>
            <w:sz w:val="24"/>
            <w:szCs w:val="24"/>
          </w:rPr>
          <w:t>Linear Lasso Lars Regression</w:t>
        </w:r>
      </w:ins>
    </w:p>
    <w:p w:rsidR="00743C84" w:rsidRDefault="00743C84">
      <w:pPr>
        <w:spacing w:before="60" w:after="100" w:afterAutospacing="1" w:line="240" w:lineRule="auto"/>
        <w:rPr>
          <w:ins w:id="595" w:author="Moustafa Banbouk" w:date="2018-05-13T21:40:00Z"/>
          <w:rFonts w:ascii="Segoe UI" w:eastAsia="Times New Roman" w:hAnsi="Segoe UI" w:cs="Segoe UI"/>
          <w:color w:val="24292E"/>
          <w:sz w:val="24"/>
          <w:szCs w:val="24"/>
        </w:rPr>
        <w:pPrChange w:id="596" w:author="Moustafa Banbouk" w:date="2018-03-13T22:04:00Z">
          <w:pPr>
            <w:pStyle w:val="ListParagraph"/>
            <w:numPr>
              <w:numId w:val="20"/>
            </w:numPr>
            <w:spacing w:before="60" w:after="100" w:afterAutospacing="1" w:line="240" w:lineRule="auto"/>
            <w:ind w:hanging="360"/>
          </w:pPr>
        </w:pPrChange>
      </w:pPr>
      <w:ins w:id="597" w:author="Moustafa Banbouk" w:date="2018-03-13T22:04:00Z">
        <w:r>
          <w:rPr>
            <w:rFonts w:ascii="Segoe UI" w:eastAsia="Times New Roman" w:hAnsi="Segoe UI" w:cs="Segoe UI"/>
            <w:color w:val="24292E"/>
            <w:sz w:val="24"/>
            <w:szCs w:val="24"/>
          </w:rPr>
          <w:lastRenderedPageBreak/>
          <w:t xml:space="preserve">As a strategy in selecting the best </w:t>
        </w:r>
      </w:ins>
      <w:ins w:id="598" w:author="Moustafa Banbouk" w:date="2018-03-13T22:05:00Z">
        <w:r>
          <w:rPr>
            <w:rFonts w:ascii="Segoe UI" w:eastAsia="Times New Roman" w:hAnsi="Segoe UI" w:cs="Segoe UI"/>
            <w:color w:val="24292E"/>
            <w:sz w:val="24"/>
            <w:szCs w:val="24"/>
          </w:rPr>
          <w:t xml:space="preserve">model, we will be first using the default parameters and then try to optimize the best model by playing with the </w:t>
        </w:r>
      </w:ins>
      <w:ins w:id="599" w:author="Moustafa Banbouk" w:date="2018-05-12T11:22:00Z">
        <w:r w:rsidR="00DB5FFD">
          <w:rPr>
            <w:rFonts w:ascii="Segoe UI" w:eastAsia="Times New Roman" w:hAnsi="Segoe UI" w:cs="Segoe UI"/>
            <w:color w:val="24292E"/>
            <w:sz w:val="24"/>
            <w:szCs w:val="24"/>
          </w:rPr>
          <w:t xml:space="preserve">corresponding </w:t>
        </w:r>
      </w:ins>
      <w:ins w:id="600" w:author="Moustafa Banbouk" w:date="2018-03-13T22:05:00Z">
        <w:r>
          <w:rPr>
            <w:rFonts w:ascii="Segoe UI" w:eastAsia="Times New Roman" w:hAnsi="Segoe UI" w:cs="Segoe UI"/>
            <w:color w:val="24292E"/>
            <w:sz w:val="24"/>
            <w:szCs w:val="24"/>
          </w:rPr>
          <w:t>hyperparameters.</w:t>
        </w:r>
      </w:ins>
    </w:p>
    <w:p w:rsidR="0080140E" w:rsidRPr="0080140E" w:rsidRDefault="0080140E" w:rsidP="0080140E">
      <w:pPr>
        <w:pStyle w:val="NormalWeb"/>
        <w:shd w:val="clear" w:color="auto" w:fill="FFFFFF"/>
        <w:spacing w:before="288" w:beforeAutospacing="0" w:after="24" w:afterAutospacing="0" w:line="360" w:lineRule="atLeast"/>
        <w:rPr>
          <w:ins w:id="601" w:author="Moustafa Banbouk" w:date="2018-05-13T21:48:00Z"/>
          <w:rFonts w:ascii="Segoe UI" w:hAnsi="Segoe UI" w:cs="Segoe UI"/>
          <w:color w:val="24292E"/>
          <w:rPrChange w:id="602" w:author="Moustafa Banbouk" w:date="2018-05-13T21:49:00Z">
            <w:rPr>
              <w:ins w:id="603" w:author="Moustafa Banbouk" w:date="2018-05-13T21:48:00Z"/>
              <w:rFonts w:ascii="Helvetica" w:hAnsi="Helvetica" w:cs="Helvetica"/>
              <w:color w:val="1D1F22"/>
              <w:sz w:val="22"/>
              <w:szCs w:val="22"/>
            </w:rPr>
          </w:rPrChange>
        </w:rPr>
      </w:pPr>
      <w:ins w:id="604" w:author="Moustafa Banbouk" w:date="2018-05-13T21:44:00Z">
        <w:r>
          <w:rPr>
            <w:rFonts w:ascii="Segoe UI" w:hAnsi="Segoe UI" w:cs="Segoe UI"/>
            <w:color w:val="24292E"/>
          </w:rPr>
          <w:t>As a rule of thumb in the world of predictive analytics, we start with linear models</w:t>
        </w:r>
      </w:ins>
      <w:ins w:id="605" w:author="Moustafa Banbouk" w:date="2018-05-13T21:45:00Z">
        <w:r>
          <w:rPr>
            <w:rFonts w:ascii="Segoe UI" w:hAnsi="Segoe UI" w:cs="Segoe UI"/>
            <w:color w:val="24292E"/>
          </w:rPr>
          <w:t xml:space="preserve"> as it is the simplest among regression models with </w:t>
        </w:r>
      </w:ins>
      <w:ins w:id="606" w:author="Moustafa Banbouk" w:date="2018-05-13T21:46:00Z">
        <w:r>
          <w:rPr>
            <w:rFonts w:ascii="Segoe UI" w:hAnsi="Segoe UI" w:cs="Segoe UI"/>
            <w:color w:val="24292E"/>
          </w:rPr>
          <w:t>practic</w:t>
        </w:r>
      </w:ins>
      <w:ins w:id="607" w:author="Moustafa Banbouk" w:date="2018-05-13T21:47:00Z">
        <w:r>
          <w:rPr>
            <w:rFonts w:ascii="Segoe UI" w:hAnsi="Segoe UI" w:cs="Segoe UI"/>
            <w:color w:val="24292E"/>
          </w:rPr>
          <w:t xml:space="preserve">ally no hyperparameters to tweak. </w:t>
        </w:r>
      </w:ins>
      <w:ins w:id="608" w:author="Moustafa Banbouk" w:date="2018-05-13T21:48:00Z">
        <w:r w:rsidRPr="0098134F">
          <w:rPr>
            <w:rFonts w:ascii="Segoe UI" w:hAnsi="Segoe UI" w:cs="Segoe UI"/>
            <w:b/>
            <w:bCs/>
            <w:color w:val="24292E"/>
            <w:rPrChange w:id="609" w:author="Moustafa Banbouk" w:date="2018-05-13T21:53:00Z">
              <w:rPr>
                <w:rFonts w:ascii="Segoe UI" w:hAnsi="Segoe UI" w:cs="Segoe UI"/>
                <w:color w:val="24292E"/>
              </w:rPr>
            </w:rPrChange>
          </w:rPr>
          <w:t>Linear regression</w:t>
        </w:r>
        <w:r>
          <w:rPr>
            <w:rFonts w:ascii="Segoe UI" w:hAnsi="Segoe UI" w:cs="Segoe UI"/>
            <w:color w:val="24292E"/>
          </w:rPr>
          <w:t xml:space="preserve"> fits a linear model </w:t>
        </w:r>
        <w:r w:rsidRPr="0080140E">
          <w:rPr>
            <w:rFonts w:ascii="Segoe UI" w:hAnsi="Segoe UI" w:cs="Segoe UI"/>
            <w:color w:val="24292E"/>
            <w:rPrChange w:id="610" w:author="Moustafa Banbouk" w:date="2018-05-13T21:49:00Z">
              <w:rPr>
                <w:rFonts w:ascii="Helvetica" w:hAnsi="Helvetica" w:cs="Helvetica"/>
                <w:color w:val="1D1F22"/>
                <w:sz w:val="22"/>
                <w:szCs w:val="22"/>
              </w:rPr>
            </w:rPrChange>
          </w:rPr>
          <w:t>with coefficients </w:t>
        </w:r>
        <w:r w:rsidRPr="0080140E">
          <w:rPr>
            <w:rFonts w:ascii="Segoe UI" w:hAnsi="Segoe UI" w:cs="Segoe UI"/>
            <w:color w:val="24292E"/>
            <w:rPrChange w:id="611" w:author="Moustafa Banbouk" w:date="2018-05-13T21:49:00Z">
              <w:rPr>
                <w:rFonts w:ascii="Helvetica" w:hAnsi="Helvetica" w:cs="Helvetica"/>
                <w:noProof/>
                <w:color w:val="1D1F22"/>
                <w:sz w:val="22"/>
                <w:szCs w:val="22"/>
              </w:rPr>
            </w:rPrChange>
          </w:rPr>
          <w:drawing>
            <wp:inline distT="0" distB="0" distL="0" distR="0">
              <wp:extent cx="1150620" cy="189230"/>
              <wp:effectExtent l="0" t="0" r="0" b="1270"/>
              <wp:docPr id="16" name="Picture 16" descr="w = (w_1, ..., w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_1, ..., w_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0620" cy="189230"/>
                      </a:xfrm>
                      <a:prstGeom prst="rect">
                        <a:avLst/>
                      </a:prstGeom>
                      <a:noFill/>
                      <a:ln>
                        <a:noFill/>
                      </a:ln>
                    </pic:spPr>
                  </pic:pic>
                </a:graphicData>
              </a:graphic>
            </wp:inline>
          </w:drawing>
        </w:r>
        <w:r w:rsidRPr="0080140E">
          <w:rPr>
            <w:rFonts w:ascii="Segoe UI" w:hAnsi="Segoe UI" w:cs="Segoe UI"/>
            <w:color w:val="24292E"/>
            <w:rPrChange w:id="612" w:author="Moustafa Banbouk" w:date="2018-05-13T21:49:00Z">
              <w:rPr>
                <w:rFonts w:ascii="Helvetica" w:hAnsi="Helvetica" w:cs="Helvetica"/>
                <w:color w:val="1D1F22"/>
                <w:sz w:val="22"/>
                <w:szCs w:val="22"/>
              </w:rPr>
            </w:rPrChange>
          </w:rPr>
          <w:t> to minimize the residual sum of squares between the observed responses in the dataset, and the responses predicted by the linear approximation. Mathematically it solves a problem of the form:</w:t>
        </w:r>
      </w:ins>
    </w:p>
    <w:p w:rsidR="0080140E" w:rsidRPr="0080140E" w:rsidRDefault="0080140E" w:rsidP="0080140E">
      <w:pPr>
        <w:shd w:val="clear" w:color="auto" w:fill="FFFFFF"/>
        <w:spacing w:before="288" w:after="24" w:line="360" w:lineRule="atLeast"/>
        <w:jc w:val="center"/>
        <w:rPr>
          <w:ins w:id="613" w:author="Moustafa Banbouk" w:date="2018-05-13T21:48:00Z"/>
          <w:rFonts w:ascii="Helvetica" w:eastAsia="Times New Roman" w:hAnsi="Helvetica" w:cs="Helvetica"/>
          <w:color w:val="1D1F22"/>
        </w:rPr>
      </w:pPr>
      <w:ins w:id="614" w:author="Moustafa Banbouk" w:date="2018-05-13T21:48:00Z">
        <w:r w:rsidRPr="0080140E">
          <w:rPr>
            <w:rFonts w:ascii="Helvetica" w:eastAsia="Times New Roman" w:hAnsi="Helvetica" w:cs="Helvetica"/>
            <w:noProof/>
            <w:color w:val="1D1F22"/>
          </w:rPr>
          <w:drawing>
            <wp:inline distT="0" distB="0" distL="0" distR="0">
              <wp:extent cx="1038421" cy="231405"/>
              <wp:effectExtent l="0" t="0" r="0" b="0"/>
              <wp:docPr id="15" name="Picture 15" descr="\underset{w}{min\,} {|| X w - y||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et{w}{min\,} {|| X w - y||_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78500" cy="240336"/>
                      </a:xfrm>
                      <a:prstGeom prst="rect">
                        <a:avLst/>
                      </a:prstGeom>
                      <a:noFill/>
                      <a:ln>
                        <a:noFill/>
                      </a:ln>
                    </pic:spPr>
                  </pic:pic>
                </a:graphicData>
              </a:graphic>
            </wp:inline>
          </w:drawing>
        </w:r>
      </w:ins>
    </w:p>
    <w:p w:rsidR="0080140E" w:rsidRPr="0080140E" w:rsidRDefault="0080140E" w:rsidP="0080140E">
      <w:pPr>
        <w:shd w:val="clear" w:color="auto" w:fill="FFFFFF"/>
        <w:spacing w:after="120" w:line="240" w:lineRule="auto"/>
        <w:jc w:val="center"/>
        <w:rPr>
          <w:ins w:id="615" w:author="Moustafa Banbouk" w:date="2018-05-13T21:48:00Z"/>
          <w:rFonts w:ascii="Helvetica" w:eastAsia="Times New Roman" w:hAnsi="Helvetica" w:cs="Helvetica"/>
          <w:color w:val="1D1F22"/>
        </w:rPr>
      </w:pPr>
      <w:ins w:id="616" w:author="Moustafa Banbouk" w:date="2018-05-13T21:48:00Z">
        <w:r w:rsidRPr="0080140E">
          <w:rPr>
            <w:rFonts w:ascii="Helvetica" w:eastAsia="Times New Roman" w:hAnsi="Helvetica" w:cs="Helvetica"/>
            <w:noProof/>
            <w:color w:val="2878A2"/>
          </w:rPr>
          <w:drawing>
            <wp:inline distT="0" distB="0" distL="0" distR="0">
              <wp:extent cx="2129571" cy="1597178"/>
              <wp:effectExtent l="0" t="0" r="4445" b="3175"/>
              <wp:docPr id="13" name="Picture 13" descr="../_images/sphx_glr_plot_ols_0011.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sphx_glr_plot_ols_0011.png">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1586" cy="1598690"/>
                      </a:xfrm>
                      <a:prstGeom prst="rect">
                        <a:avLst/>
                      </a:prstGeom>
                      <a:noFill/>
                      <a:ln>
                        <a:noFill/>
                      </a:ln>
                    </pic:spPr>
                  </pic:pic>
                </a:graphicData>
              </a:graphic>
            </wp:inline>
          </w:drawing>
        </w:r>
      </w:ins>
    </w:p>
    <w:p w:rsidR="0080140E" w:rsidRDefault="0080140E">
      <w:pPr>
        <w:spacing w:before="60" w:after="100" w:afterAutospacing="1" w:line="240" w:lineRule="auto"/>
        <w:rPr>
          <w:ins w:id="617" w:author="Moustafa Banbouk" w:date="2018-05-13T21:50:00Z"/>
          <w:rFonts w:ascii="Segoe UI" w:eastAsia="Times New Roman" w:hAnsi="Segoe UI" w:cs="Segoe UI"/>
          <w:color w:val="24292E"/>
          <w:sz w:val="24"/>
          <w:szCs w:val="24"/>
        </w:rPr>
        <w:pPrChange w:id="618" w:author="Moustafa Banbouk" w:date="2018-03-13T22:04:00Z">
          <w:pPr>
            <w:pStyle w:val="ListParagraph"/>
            <w:numPr>
              <w:numId w:val="20"/>
            </w:numPr>
            <w:spacing w:before="60" w:after="100" w:afterAutospacing="1" w:line="240" w:lineRule="auto"/>
            <w:ind w:hanging="360"/>
          </w:pPr>
        </w:pPrChange>
      </w:pPr>
      <w:ins w:id="619" w:author="Moustafa Banbouk" w:date="2018-05-13T21:50:00Z">
        <w:r>
          <w:rPr>
            <w:rFonts w:ascii="Segoe UI" w:eastAsia="Times New Roman" w:hAnsi="Segoe UI" w:cs="Segoe UI"/>
            <w:color w:val="24292E"/>
            <w:sz w:val="24"/>
            <w:szCs w:val="24"/>
          </w:rPr>
          <w:t>The other regression models employ advanced techniques to optimize a solution better than that provided by the simple linear regression model.</w:t>
        </w:r>
      </w:ins>
    </w:p>
    <w:p w:rsidR="0080140E" w:rsidRPr="0080140E" w:rsidRDefault="0098134F" w:rsidP="0080140E">
      <w:pPr>
        <w:spacing w:before="60" w:after="100" w:afterAutospacing="1" w:line="240" w:lineRule="auto"/>
        <w:rPr>
          <w:ins w:id="620" w:author="Moustafa Banbouk" w:date="2018-05-13T21:52:00Z"/>
          <w:rFonts w:ascii="Segoe UI" w:eastAsia="Times New Roman" w:hAnsi="Segoe UI" w:cs="Segoe UI"/>
          <w:color w:val="24292E"/>
          <w:sz w:val="24"/>
          <w:szCs w:val="24"/>
          <w:rPrChange w:id="621" w:author="Moustafa Banbouk" w:date="2018-05-13T21:52:00Z">
            <w:rPr>
              <w:ins w:id="622" w:author="Moustafa Banbouk" w:date="2018-05-13T21:52:00Z"/>
              <w:rFonts w:ascii="Helvetica" w:hAnsi="Helvetica" w:cs="Helvetica"/>
              <w:color w:val="1D1F22"/>
              <w:sz w:val="22"/>
              <w:szCs w:val="22"/>
            </w:rPr>
          </w:rPrChange>
        </w:rPr>
        <w:pPrChange w:id="623" w:author="Moustafa Banbouk" w:date="2018-05-13T21:52:00Z">
          <w:pPr>
            <w:pStyle w:val="NormalWeb"/>
            <w:shd w:val="clear" w:color="auto" w:fill="FFFFFF"/>
            <w:spacing w:before="288" w:beforeAutospacing="0" w:after="24" w:afterAutospacing="0" w:line="360" w:lineRule="atLeast"/>
          </w:pPr>
        </w:pPrChange>
      </w:pPr>
      <w:ins w:id="624" w:author="Moustafa Banbouk" w:date="2018-05-13T21:53:00Z">
        <w:r>
          <w:rPr>
            <w:rFonts w:ascii="Segoe UI" w:eastAsia="Times New Roman" w:hAnsi="Segoe UI" w:cs="Segoe UI"/>
            <w:b/>
            <w:bCs/>
            <w:color w:val="24292E"/>
            <w:sz w:val="24"/>
            <w:szCs w:val="24"/>
          </w:rPr>
          <w:t xml:space="preserve">Linear </w:t>
        </w:r>
      </w:ins>
      <w:ins w:id="625" w:author="Moustafa Banbouk" w:date="2018-05-13T21:52:00Z">
        <w:r w:rsidR="0080140E" w:rsidRPr="0098134F">
          <w:rPr>
            <w:rFonts w:ascii="Segoe UI" w:eastAsia="Times New Roman" w:hAnsi="Segoe UI" w:cs="Segoe UI"/>
            <w:b/>
            <w:bCs/>
            <w:color w:val="24292E"/>
            <w:sz w:val="24"/>
            <w:szCs w:val="24"/>
            <w:rPrChange w:id="626" w:author="Moustafa Banbouk" w:date="2018-05-13T21:53:00Z">
              <w:rPr>
                <w:rFonts w:ascii="Segoe UI" w:hAnsi="Segoe UI" w:cs="Segoe UI"/>
                <w:color w:val="24292E"/>
              </w:rPr>
            </w:rPrChange>
          </w:rPr>
          <w:t xml:space="preserve">Ridge Regression: </w:t>
        </w:r>
        <w:r w:rsidR="0080140E" w:rsidRPr="0080140E">
          <w:rPr>
            <w:rFonts w:ascii="Segoe UI" w:eastAsia="Times New Roman" w:hAnsi="Segoe UI" w:cs="Segoe UI"/>
            <w:color w:val="24292E"/>
            <w:sz w:val="24"/>
            <w:szCs w:val="24"/>
            <w:rPrChange w:id="627" w:author="Moustafa Banbouk" w:date="2018-05-13T21:52:00Z">
              <w:rPr>
                <w:rFonts w:ascii="Helvetica" w:hAnsi="Helvetica" w:cs="Helvetica"/>
                <w:color w:val="1D1F22"/>
                <w:sz w:val="22"/>
                <w:szCs w:val="22"/>
              </w:rPr>
            </w:rPrChange>
          </w:rPr>
          <w:t>addresses some of the problems of </w:t>
        </w:r>
        <w:r w:rsidR="0080140E" w:rsidRPr="0080140E">
          <w:rPr>
            <w:rFonts w:ascii="Segoe UI" w:eastAsia="Times New Roman" w:hAnsi="Segoe UI" w:cs="Segoe UI"/>
            <w:color w:val="24292E"/>
            <w:sz w:val="24"/>
            <w:szCs w:val="24"/>
            <w:rPrChange w:id="628" w:author="Moustafa Banbouk" w:date="2018-05-13T21:52:00Z">
              <w:rPr>
                <w:rFonts w:ascii="Helvetica" w:hAnsi="Helvetica" w:cs="Helvetica"/>
                <w:color w:val="2878A2"/>
                <w:sz w:val="22"/>
                <w:szCs w:val="22"/>
              </w:rPr>
            </w:rPrChange>
          </w:rPr>
          <w:t>Ordinary Least Squares</w:t>
        </w:r>
        <w:r w:rsidR="0080140E" w:rsidRPr="0080140E">
          <w:rPr>
            <w:rFonts w:ascii="Segoe UI" w:eastAsia="Times New Roman" w:hAnsi="Segoe UI" w:cs="Segoe UI"/>
            <w:color w:val="24292E"/>
            <w:sz w:val="24"/>
            <w:szCs w:val="24"/>
            <w:rPrChange w:id="629" w:author="Moustafa Banbouk" w:date="2018-05-13T21:52:00Z">
              <w:rPr>
                <w:rFonts w:ascii="Helvetica" w:hAnsi="Helvetica" w:cs="Helvetica"/>
                <w:color w:val="1D1F22"/>
                <w:sz w:val="22"/>
                <w:szCs w:val="22"/>
              </w:rPr>
            </w:rPrChange>
          </w:rPr>
          <w:t> by imposing a penalty on the size of coefficients. The ridge coefficients minimize a penalized residual sum of squares,</w:t>
        </w:r>
      </w:ins>
    </w:p>
    <w:p w:rsidR="0080140E" w:rsidRPr="0080140E" w:rsidRDefault="0080140E" w:rsidP="0080140E">
      <w:pPr>
        <w:spacing w:before="60" w:after="100" w:afterAutospacing="1" w:line="240" w:lineRule="auto"/>
        <w:jc w:val="center"/>
        <w:rPr>
          <w:ins w:id="630" w:author="Moustafa Banbouk" w:date="2018-05-13T21:52:00Z"/>
          <w:rFonts w:ascii="Segoe UI" w:eastAsia="Times New Roman" w:hAnsi="Segoe UI" w:cs="Segoe UI"/>
          <w:color w:val="24292E"/>
          <w:sz w:val="24"/>
          <w:szCs w:val="24"/>
          <w:rPrChange w:id="631" w:author="Moustafa Banbouk" w:date="2018-05-13T21:52:00Z">
            <w:rPr>
              <w:ins w:id="632" w:author="Moustafa Banbouk" w:date="2018-05-13T21:52:00Z"/>
              <w:rFonts w:ascii="Helvetica" w:eastAsia="Times New Roman" w:hAnsi="Helvetica" w:cs="Helvetica"/>
              <w:color w:val="1D1F22"/>
            </w:rPr>
          </w:rPrChange>
        </w:rPr>
        <w:pPrChange w:id="633" w:author="Moustafa Banbouk" w:date="2018-05-13T21:52:00Z">
          <w:pPr>
            <w:shd w:val="clear" w:color="auto" w:fill="FFFFFF"/>
            <w:spacing w:before="288" w:after="24" w:line="360" w:lineRule="atLeast"/>
            <w:jc w:val="center"/>
          </w:pPr>
        </w:pPrChange>
      </w:pPr>
      <w:ins w:id="634" w:author="Moustafa Banbouk" w:date="2018-05-13T21:52:00Z">
        <w:r w:rsidRPr="0080140E">
          <w:rPr>
            <w:rFonts w:ascii="Segoe UI" w:eastAsia="Times New Roman" w:hAnsi="Segoe UI" w:cs="Segoe UI"/>
            <w:color w:val="24292E"/>
            <w:sz w:val="24"/>
            <w:szCs w:val="24"/>
            <w:rPrChange w:id="635" w:author="Moustafa Banbouk" w:date="2018-05-13T21:52:00Z">
              <w:rPr>
                <w:rFonts w:ascii="Helvetica" w:eastAsia="Times New Roman" w:hAnsi="Helvetica" w:cs="Helvetica"/>
                <w:noProof/>
                <w:color w:val="1D1F22"/>
              </w:rPr>
            </w:rPrChange>
          </w:rPr>
          <w:drawing>
            <wp:inline distT="0" distB="0" distL="0" distR="0">
              <wp:extent cx="2012950" cy="278765"/>
              <wp:effectExtent l="0" t="0" r="6350" b="6985"/>
              <wp:docPr id="19" name="Picture 19" descr="\underset{w}{min\,} {{|| X w - y||_2}^2 + \alpha {||w||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derset{w}{min\,} {{|| X w - y||_2}^2 + \alpha {||w||_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2950" cy="278765"/>
                      </a:xfrm>
                      <a:prstGeom prst="rect">
                        <a:avLst/>
                      </a:prstGeom>
                      <a:noFill/>
                      <a:ln>
                        <a:noFill/>
                      </a:ln>
                    </pic:spPr>
                  </pic:pic>
                </a:graphicData>
              </a:graphic>
            </wp:inline>
          </w:drawing>
        </w:r>
      </w:ins>
    </w:p>
    <w:p w:rsidR="0080140E" w:rsidRPr="0080140E" w:rsidRDefault="0080140E" w:rsidP="0080140E">
      <w:pPr>
        <w:spacing w:before="60" w:after="100" w:afterAutospacing="1" w:line="240" w:lineRule="auto"/>
        <w:rPr>
          <w:ins w:id="636" w:author="Moustafa Banbouk" w:date="2018-05-13T21:52:00Z"/>
          <w:rFonts w:ascii="Segoe UI" w:eastAsia="Times New Roman" w:hAnsi="Segoe UI" w:cs="Segoe UI"/>
          <w:color w:val="24292E"/>
          <w:sz w:val="24"/>
          <w:szCs w:val="24"/>
          <w:rPrChange w:id="637" w:author="Moustafa Banbouk" w:date="2018-05-13T21:52:00Z">
            <w:rPr>
              <w:ins w:id="638" w:author="Moustafa Banbouk" w:date="2018-05-13T21:52:00Z"/>
              <w:rFonts w:ascii="Helvetica" w:eastAsia="Times New Roman" w:hAnsi="Helvetica" w:cs="Helvetica"/>
              <w:color w:val="1D1F22"/>
            </w:rPr>
          </w:rPrChange>
        </w:rPr>
        <w:pPrChange w:id="639" w:author="Moustafa Banbouk" w:date="2018-05-13T21:52:00Z">
          <w:pPr>
            <w:shd w:val="clear" w:color="auto" w:fill="FFFFFF"/>
            <w:spacing w:before="288" w:after="24" w:line="360" w:lineRule="atLeast"/>
          </w:pPr>
        </w:pPrChange>
      </w:pPr>
      <w:ins w:id="640" w:author="Moustafa Banbouk" w:date="2018-05-13T21:52:00Z">
        <w:r w:rsidRPr="0080140E">
          <w:rPr>
            <w:rFonts w:ascii="Segoe UI" w:eastAsia="Times New Roman" w:hAnsi="Segoe UI" w:cs="Segoe UI"/>
            <w:color w:val="24292E"/>
            <w:sz w:val="24"/>
            <w:szCs w:val="24"/>
            <w:rPrChange w:id="641" w:author="Moustafa Banbouk" w:date="2018-05-13T21:52:00Z">
              <w:rPr>
                <w:rFonts w:ascii="Helvetica" w:eastAsia="Times New Roman" w:hAnsi="Helvetica" w:cs="Helvetica"/>
                <w:color w:val="1D1F22"/>
              </w:rPr>
            </w:rPrChange>
          </w:rPr>
          <w:t>Here, </w:t>
        </w:r>
        <w:r w:rsidRPr="0080140E">
          <w:rPr>
            <w:rFonts w:ascii="Segoe UI" w:eastAsia="Times New Roman" w:hAnsi="Segoe UI" w:cs="Segoe UI"/>
            <w:color w:val="24292E"/>
            <w:sz w:val="24"/>
            <w:szCs w:val="24"/>
            <w:rPrChange w:id="642" w:author="Moustafa Banbouk" w:date="2018-05-13T21:52:00Z">
              <w:rPr>
                <w:rFonts w:ascii="Helvetica" w:eastAsia="Times New Roman" w:hAnsi="Helvetica" w:cs="Helvetica"/>
                <w:noProof/>
                <w:color w:val="1D1F22"/>
              </w:rPr>
            </w:rPrChange>
          </w:rPr>
          <w:drawing>
            <wp:inline distT="0" distB="0" distL="0" distR="0">
              <wp:extent cx="425450" cy="141605"/>
              <wp:effectExtent l="0" t="0" r="0" b="0"/>
              <wp:docPr id="18" name="Picture 18" descr="\alpha \geq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pha \geq 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450" cy="141605"/>
                      </a:xfrm>
                      <a:prstGeom prst="rect">
                        <a:avLst/>
                      </a:prstGeom>
                      <a:noFill/>
                      <a:ln>
                        <a:noFill/>
                      </a:ln>
                    </pic:spPr>
                  </pic:pic>
                </a:graphicData>
              </a:graphic>
            </wp:inline>
          </w:drawing>
        </w:r>
        <w:r w:rsidRPr="0080140E">
          <w:rPr>
            <w:rFonts w:ascii="Segoe UI" w:eastAsia="Times New Roman" w:hAnsi="Segoe UI" w:cs="Segoe UI"/>
            <w:color w:val="24292E"/>
            <w:sz w:val="24"/>
            <w:szCs w:val="24"/>
            <w:rPrChange w:id="643" w:author="Moustafa Banbouk" w:date="2018-05-13T21:52:00Z">
              <w:rPr>
                <w:rFonts w:ascii="Helvetica" w:eastAsia="Times New Roman" w:hAnsi="Helvetica" w:cs="Helvetica"/>
                <w:color w:val="1D1F22"/>
              </w:rPr>
            </w:rPrChange>
          </w:rPr>
          <w:t> is a complexity parameter that controls the amount of shrinkage: the larger the value of </w:t>
        </w:r>
        <w:r w:rsidRPr="0080140E">
          <w:rPr>
            <w:rFonts w:ascii="Segoe UI" w:eastAsia="Times New Roman" w:hAnsi="Segoe UI" w:cs="Segoe UI"/>
            <w:color w:val="24292E"/>
            <w:sz w:val="24"/>
            <w:szCs w:val="24"/>
            <w:rPrChange w:id="644" w:author="Moustafa Banbouk" w:date="2018-05-13T21:52:00Z">
              <w:rPr>
                <w:rFonts w:ascii="Helvetica" w:eastAsia="Times New Roman" w:hAnsi="Helvetica" w:cs="Helvetica"/>
                <w:noProof/>
                <w:color w:val="1D1F22"/>
              </w:rPr>
            </w:rPrChange>
          </w:rPr>
          <w:drawing>
            <wp:inline distT="0" distB="0" distL="0" distR="0">
              <wp:extent cx="105410" cy="78740"/>
              <wp:effectExtent l="0" t="0" r="8890" b="0"/>
              <wp:docPr id="17" name="Picture 17"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ph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410" cy="78740"/>
                      </a:xfrm>
                      <a:prstGeom prst="rect">
                        <a:avLst/>
                      </a:prstGeom>
                      <a:noFill/>
                      <a:ln>
                        <a:noFill/>
                      </a:ln>
                    </pic:spPr>
                  </pic:pic>
                </a:graphicData>
              </a:graphic>
            </wp:inline>
          </w:drawing>
        </w:r>
        <w:r w:rsidRPr="0080140E">
          <w:rPr>
            <w:rFonts w:ascii="Segoe UI" w:eastAsia="Times New Roman" w:hAnsi="Segoe UI" w:cs="Segoe UI"/>
            <w:color w:val="24292E"/>
            <w:sz w:val="24"/>
            <w:szCs w:val="24"/>
            <w:rPrChange w:id="645" w:author="Moustafa Banbouk" w:date="2018-05-13T21:52:00Z">
              <w:rPr>
                <w:rFonts w:ascii="Helvetica" w:eastAsia="Times New Roman" w:hAnsi="Helvetica" w:cs="Helvetica"/>
                <w:color w:val="1D1F22"/>
              </w:rPr>
            </w:rPrChange>
          </w:rPr>
          <w:t>, the greater the amount of shrinkage and thus the coefficients become more robust to collinearity.</w:t>
        </w:r>
      </w:ins>
    </w:p>
    <w:p w:rsidR="00432936" w:rsidRDefault="0080140E">
      <w:pPr>
        <w:spacing w:before="60" w:after="100" w:afterAutospacing="1" w:line="240" w:lineRule="auto"/>
        <w:rPr>
          <w:ins w:id="646" w:author="Moustafa Banbouk" w:date="2018-05-13T21:59:00Z"/>
          <w:rFonts w:ascii="Segoe UI" w:eastAsia="Times New Roman" w:hAnsi="Segoe UI" w:cs="Segoe UI"/>
          <w:color w:val="24292E"/>
          <w:sz w:val="24"/>
          <w:szCs w:val="24"/>
        </w:rPr>
        <w:pPrChange w:id="647" w:author="Moustafa Banbouk" w:date="2018-03-13T22:04:00Z">
          <w:pPr>
            <w:pStyle w:val="ListParagraph"/>
            <w:numPr>
              <w:numId w:val="20"/>
            </w:numPr>
            <w:spacing w:before="60" w:after="100" w:afterAutospacing="1" w:line="240" w:lineRule="auto"/>
            <w:ind w:hanging="360"/>
          </w:pPr>
        </w:pPrChange>
      </w:pPr>
      <w:ins w:id="648" w:author="Moustafa Banbouk" w:date="2018-05-13T21:49:00Z">
        <w:r>
          <w:rPr>
            <w:rFonts w:ascii="Segoe UI" w:eastAsia="Times New Roman" w:hAnsi="Segoe UI" w:cs="Segoe UI"/>
            <w:color w:val="24292E"/>
            <w:sz w:val="24"/>
            <w:szCs w:val="24"/>
          </w:rPr>
          <w:t xml:space="preserve"> </w:t>
        </w:r>
      </w:ins>
      <w:ins w:id="649" w:author="Moustafa Banbouk" w:date="2018-05-13T21:54:00Z">
        <w:r w:rsidR="0098134F">
          <w:rPr>
            <w:rFonts w:ascii="Segoe UI" w:eastAsia="Times New Roman" w:hAnsi="Segoe UI" w:cs="Segoe UI"/>
            <w:color w:val="24292E"/>
            <w:sz w:val="24"/>
            <w:szCs w:val="24"/>
          </w:rPr>
          <w:t xml:space="preserve">A minor variation from Linear Ridge Regression, Sci Kit Learn provides </w:t>
        </w:r>
      </w:ins>
      <w:ins w:id="650" w:author="Moustafa Banbouk" w:date="2018-05-13T21:57:00Z">
        <w:r w:rsidR="0098134F" w:rsidRPr="0098134F">
          <w:rPr>
            <w:rFonts w:ascii="Segoe UI" w:eastAsia="Times New Roman" w:hAnsi="Segoe UI" w:cs="Segoe UI"/>
            <w:b/>
            <w:bCs/>
            <w:color w:val="24292E"/>
            <w:sz w:val="24"/>
            <w:szCs w:val="24"/>
            <w:rPrChange w:id="651" w:author="Moustafa Banbouk" w:date="2018-05-13T21:59:00Z">
              <w:rPr>
                <w:rFonts w:ascii="Segoe UI" w:eastAsia="Times New Roman" w:hAnsi="Segoe UI" w:cs="Segoe UI"/>
                <w:color w:val="24292E"/>
                <w:sz w:val="24"/>
                <w:szCs w:val="24"/>
              </w:rPr>
            </w:rPrChange>
          </w:rPr>
          <w:t>Linear Ridge CV</w:t>
        </w:r>
        <w:r w:rsidR="0098134F">
          <w:rPr>
            <w:rFonts w:ascii="Segoe UI" w:eastAsia="Times New Roman" w:hAnsi="Segoe UI" w:cs="Segoe UI"/>
            <w:color w:val="24292E"/>
            <w:sz w:val="24"/>
            <w:szCs w:val="24"/>
          </w:rPr>
          <w:t xml:space="preserve"> in which </w:t>
        </w:r>
      </w:ins>
      <w:proofErr w:type="spellStart"/>
      <w:ins w:id="652" w:author="Moustafa Banbouk" w:date="2018-05-13T21:58:00Z">
        <w:r w:rsidR="0098134F">
          <w:rPr>
            <w:rFonts w:ascii="Segoe UI" w:eastAsia="Times New Roman" w:hAnsi="Segoe UI" w:cs="Segoe UI"/>
            <w:color w:val="24292E"/>
            <w:sz w:val="24"/>
            <w:szCs w:val="24"/>
          </w:rPr>
          <w:t>RidgeCV</w:t>
        </w:r>
        <w:proofErr w:type="spellEnd"/>
        <w:r w:rsidR="0098134F">
          <w:rPr>
            <w:rFonts w:ascii="Segoe UI" w:eastAsia="Times New Roman" w:hAnsi="Segoe UI" w:cs="Segoe UI"/>
            <w:color w:val="24292E"/>
            <w:sz w:val="24"/>
            <w:szCs w:val="24"/>
          </w:rPr>
          <w:t xml:space="preserve"> i</w:t>
        </w:r>
        <w:r w:rsidR="0098134F" w:rsidRPr="0098134F">
          <w:rPr>
            <w:rFonts w:ascii="Segoe UI" w:eastAsia="Times New Roman" w:hAnsi="Segoe UI" w:cs="Segoe UI"/>
            <w:color w:val="24292E"/>
            <w:sz w:val="24"/>
            <w:szCs w:val="24"/>
          </w:rPr>
          <w:t>mplements ridge regression with built-in cross-validation of the alpha parameter.</w:t>
        </w:r>
      </w:ins>
    </w:p>
    <w:p w:rsidR="0098134F" w:rsidRDefault="0098134F">
      <w:pPr>
        <w:spacing w:before="60" w:after="100" w:afterAutospacing="1" w:line="240" w:lineRule="auto"/>
        <w:rPr>
          <w:ins w:id="653" w:author="Moustafa Banbouk" w:date="2018-05-13T22:06:00Z"/>
          <w:rFonts w:ascii="Segoe UI" w:eastAsia="Times New Roman" w:hAnsi="Segoe UI" w:cs="Segoe UI"/>
          <w:color w:val="24292E"/>
          <w:sz w:val="24"/>
          <w:szCs w:val="24"/>
        </w:rPr>
        <w:pPrChange w:id="654" w:author="Moustafa Banbouk" w:date="2018-03-13T22:04:00Z">
          <w:pPr>
            <w:pStyle w:val="ListParagraph"/>
            <w:numPr>
              <w:numId w:val="20"/>
            </w:numPr>
            <w:spacing w:before="60" w:after="100" w:afterAutospacing="1" w:line="240" w:lineRule="auto"/>
            <w:ind w:hanging="360"/>
          </w:pPr>
        </w:pPrChange>
      </w:pPr>
      <w:ins w:id="655" w:author="Moustafa Banbouk" w:date="2018-05-13T21:59:00Z">
        <w:r>
          <w:rPr>
            <w:rFonts w:ascii="Segoe UI" w:eastAsia="Times New Roman" w:hAnsi="Segoe UI" w:cs="Segoe UI"/>
            <w:color w:val="24292E"/>
            <w:sz w:val="24"/>
            <w:szCs w:val="24"/>
          </w:rPr>
          <w:t xml:space="preserve">Another important linear model is the </w:t>
        </w:r>
        <w:r w:rsidRPr="0098134F">
          <w:rPr>
            <w:rFonts w:ascii="Segoe UI" w:eastAsia="Times New Roman" w:hAnsi="Segoe UI" w:cs="Segoe UI"/>
            <w:b/>
            <w:bCs/>
            <w:color w:val="24292E"/>
            <w:sz w:val="24"/>
            <w:szCs w:val="24"/>
            <w:rPrChange w:id="656" w:author="Moustafa Banbouk" w:date="2018-05-13T22:01:00Z">
              <w:rPr>
                <w:rFonts w:ascii="Segoe UI" w:eastAsia="Times New Roman" w:hAnsi="Segoe UI" w:cs="Segoe UI"/>
                <w:color w:val="24292E"/>
                <w:sz w:val="24"/>
                <w:szCs w:val="24"/>
              </w:rPr>
            </w:rPrChange>
          </w:rPr>
          <w:t>Linear Lasso Regression</w:t>
        </w:r>
        <w:r>
          <w:rPr>
            <w:rFonts w:ascii="Segoe UI" w:eastAsia="Times New Roman" w:hAnsi="Segoe UI" w:cs="Segoe UI"/>
            <w:color w:val="24292E"/>
            <w:sz w:val="24"/>
            <w:szCs w:val="24"/>
          </w:rPr>
          <w:t xml:space="preserve"> model </w:t>
        </w:r>
      </w:ins>
      <w:ins w:id="657" w:author="Moustafa Banbouk" w:date="2018-05-13T22:00:00Z">
        <w:r w:rsidRPr="0098134F">
          <w:rPr>
            <w:rFonts w:ascii="Segoe UI" w:eastAsia="Times New Roman" w:hAnsi="Segoe UI" w:cs="Segoe UI"/>
            <w:color w:val="24292E"/>
            <w:sz w:val="24"/>
            <w:szCs w:val="24"/>
          </w:rPr>
          <w:t xml:space="preserve">is a linear model that estimates sparse coefficients. It is useful in some contexts due to its </w:t>
        </w:r>
        <w:r w:rsidRPr="0098134F">
          <w:rPr>
            <w:rFonts w:ascii="Segoe UI" w:eastAsia="Times New Roman" w:hAnsi="Segoe UI" w:cs="Segoe UI"/>
            <w:color w:val="24292E"/>
            <w:sz w:val="24"/>
            <w:szCs w:val="24"/>
          </w:rPr>
          <w:lastRenderedPageBreak/>
          <w:t>tendency to prefer solutions with fewer parameter values, effectively reducing the number of variables upon which the given solution is dependent.</w:t>
        </w:r>
      </w:ins>
    </w:p>
    <w:p w:rsidR="009122BA" w:rsidRPr="009122BA" w:rsidRDefault="009122BA" w:rsidP="009122BA">
      <w:pPr>
        <w:spacing w:before="60" w:after="100" w:afterAutospacing="1" w:line="240" w:lineRule="auto"/>
        <w:rPr>
          <w:ins w:id="658" w:author="Moustafa Banbouk" w:date="2018-05-13T22:06:00Z"/>
          <w:rFonts w:ascii="Segoe UI" w:eastAsia="Times New Roman" w:hAnsi="Segoe UI" w:cs="Segoe UI"/>
          <w:color w:val="24292E"/>
          <w:sz w:val="24"/>
          <w:szCs w:val="24"/>
        </w:rPr>
      </w:pPr>
      <w:ins w:id="659" w:author="Moustafa Banbouk" w:date="2018-05-13T22:06:00Z">
        <w:r w:rsidRPr="009122BA">
          <w:rPr>
            <w:rFonts w:ascii="Segoe UI" w:eastAsia="Times New Roman" w:hAnsi="Segoe UI" w:cs="Segoe UI"/>
            <w:color w:val="24292E"/>
            <w:sz w:val="24"/>
            <w:szCs w:val="24"/>
          </w:rPr>
          <w:t xml:space="preserve">Mathematically, it consists of a linear model trained with </w:t>
        </w:r>
      </w:ins>
      <w:ins w:id="660" w:author="Moustafa Banbouk" w:date="2018-05-13T22:08:00Z">
        <w:r>
          <w:rPr>
            <w:noProof/>
          </w:rPr>
          <w:drawing>
            <wp:inline distT="0" distB="0" distL="0" distR="0">
              <wp:extent cx="136525" cy="163195"/>
              <wp:effectExtent l="0" t="0" r="0" b="8255"/>
              <wp:docPr id="28" name="Picture 28" descr="\el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ll_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525" cy="163195"/>
                      </a:xfrm>
                      <a:prstGeom prst="rect">
                        <a:avLst/>
                      </a:prstGeom>
                      <a:noFill/>
                      <a:ln>
                        <a:noFill/>
                      </a:ln>
                    </pic:spPr>
                  </pic:pic>
                </a:graphicData>
              </a:graphic>
            </wp:inline>
          </w:drawing>
        </w:r>
      </w:ins>
      <w:ins w:id="661" w:author="Moustafa Banbouk" w:date="2018-05-13T22:06:00Z">
        <w:r w:rsidRPr="009122BA">
          <w:rPr>
            <w:rFonts w:ascii="Segoe UI" w:eastAsia="Times New Roman" w:hAnsi="Segoe UI" w:cs="Segoe UI"/>
            <w:color w:val="24292E"/>
            <w:sz w:val="24"/>
            <w:szCs w:val="24"/>
          </w:rPr>
          <w:t xml:space="preserve"> prior as </w:t>
        </w:r>
        <w:proofErr w:type="spellStart"/>
        <w:r w:rsidRPr="009122BA">
          <w:rPr>
            <w:rFonts w:ascii="Segoe UI" w:eastAsia="Times New Roman" w:hAnsi="Segoe UI" w:cs="Segoe UI"/>
            <w:color w:val="24292E"/>
            <w:sz w:val="24"/>
            <w:szCs w:val="24"/>
          </w:rPr>
          <w:t>regularizer</w:t>
        </w:r>
        <w:proofErr w:type="spellEnd"/>
        <w:r w:rsidRPr="009122BA">
          <w:rPr>
            <w:rFonts w:ascii="Segoe UI" w:eastAsia="Times New Roman" w:hAnsi="Segoe UI" w:cs="Segoe UI"/>
            <w:color w:val="24292E"/>
            <w:sz w:val="24"/>
            <w:szCs w:val="24"/>
          </w:rPr>
          <w:t>. The objective function to minimize is:</w:t>
        </w:r>
      </w:ins>
    </w:p>
    <w:p w:rsidR="009122BA" w:rsidRPr="009122BA" w:rsidRDefault="009122BA" w:rsidP="00ED6284">
      <w:pPr>
        <w:spacing w:before="60" w:after="100" w:afterAutospacing="1" w:line="240" w:lineRule="auto"/>
        <w:jc w:val="center"/>
        <w:rPr>
          <w:ins w:id="662" w:author="Moustafa Banbouk" w:date="2018-05-13T22:06:00Z"/>
          <w:rFonts w:ascii="Segoe UI" w:eastAsia="Times New Roman" w:hAnsi="Segoe UI" w:cs="Segoe UI"/>
          <w:color w:val="24292E"/>
          <w:sz w:val="24"/>
          <w:szCs w:val="24"/>
        </w:rPr>
        <w:pPrChange w:id="663" w:author="Moustafa Banbouk" w:date="2018-05-13T22:18:00Z">
          <w:pPr>
            <w:spacing w:before="60" w:after="100" w:afterAutospacing="1" w:line="240" w:lineRule="auto"/>
          </w:pPr>
        </w:pPrChange>
      </w:pPr>
      <w:ins w:id="664" w:author="Moustafa Banbouk" w:date="2018-05-13T22:06:00Z">
        <w:r>
          <w:rPr>
            <w:noProof/>
          </w:rPr>
          <w:drawing>
            <wp:inline distT="0" distB="0" distL="0" distR="0">
              <wp:extent cx="2553970" cy="410210"/>
              <wp:effectExtent l="0" t="0" r="0" b="8890"/>
              <wp:docPr id="20" name="Picture 20" descr="\underset{w}{min\,} { \frac{1}{2n_{samples}} ||X w - y||_2 ^ 2 + \alpha ||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derset{w}{min\,} { \frac{1}{2n_{samples}} ||X w - y||_2 ^ 2 + \alpha ||w||_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3970" cy="410210"/>
                      </a:xfrm>
                      <a:prstGeom prst="rect">
                        <a:avLst/>
                      </a:prstGeom>
                      <a:noFill/>
                      <a:ln>
                        <a:noFill/>
                      </a:ln>
                    </pic:spPr>
                  </pic:pic>
                </a:graphicData>
              </a:graphic>
            </wp:inline>
          </w:drawing>
        </w:r>
      </w:ins>
    </w:p>
    <w:p w:rsidR="009122BA" w:rsidRDefault="009122BA" w:rsidP="009122BA">
      <w:pPr>
        <w:spacing w:before="60" w:after="100" w:afterAutospacing="1" w:line="240" w:lineRule="auto"/>
        <w:rPr>
          <w:ins w:id="665" w:author="Moustafa Banbouk" w:date="2018-05-13T22:09:00Z"/>
          <w:rFonts w:ascii="Segoe UI" w:eastAsia="Times New Roman" w:hAnsi="Segoe UI" w:cs="Segoe UI"/>
          <w:color w:val="24292E"/>
          <w:sz w:val="24"/>
          <w:szCs w:val="24"/>
        </w:rPr>
      </w:pPr>
      <w:ins w:id="666" w:author="Moustafa Banbouk" w:date="2018-05-13T22:06:00Z">
        <w:r w:rsidRPr="009122BA">
          <w:rPr>
            <w:rFonts w:ascii="Segoe UI" w:eastAsia="Times New Roman" w:hAnsi="Segoe UI" w:cs="Segoe UI"/>
            <w:color w:val="24292E"/>
            <w:sz w:val="24"/>
            <w:szCs w:val="24"/>
          </w:rPr>
          <w:t xml:space="preserve">The lasso estimate thus solves the minimization of the least-squares penalty with </w:t>
        </w:r>
        <w:r>
          <w:rPr>
            <w:noProof/>
          </w:rPr>
          <w:drawing>
            <wp:inline distT="0" distB="0" distL="0" distR="0">
              <wp:extent cx="483235" cy="178435"/>
              <wp:effectExtent l="0" t="0" r="0" b="0"/>
              <wp:docPr id="21" name="Picture 21" descr="\alpha ||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pha ||w||_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235" cy="178435"/>
                      </a:xfrm>
                      <a:prstGeom prst="rect">
                        <a:avLst/>
                      </a:prstGeom>
                      <a:noFill/>
                      <a:ln>
                        <a:noFill/>
                      </a:ln>
                    </pic:spPr>
                  </pic:pic>
                </a:graphicData>
              </a:graphic>
            </wp:inline>
          </w:drawing>
        </w:r>
        <w:r w:rsidRPr="009122BA">
          <w:rPr>
            <w:rFonts w:ascii="Segoe UI" w:eastAsia="Times New Roman" w:hAnsi="Segoe UI" w:cs="Segoe UI"/>
            <w:color w:val="24292E"/>
            <w:sz w:val="24"/>
            <w:szCs w:val="24"/>
          </w:rPr>
          <w:t xml:space="preserve"> added, where </w:t>
        </w:r>
      </w:ins>
      <w:ins w:id="667" w:author="Moustafa Banbouk" w:date="2018-05-13T22:07:00Z">
        <w:r>
          <w:rPr>
            <w:noProof/>
          </w:rPr>
          <w:drawing>
            <wp:inline distT="0" distB="0" distL="0" distR="0">
              <wp:extent cx="105410" cy="78740"/>
              <wp:effectExtent l="0" t="0" r="8890" b="0"/>
              <wp:docPr id="23" name="Picture 23"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ph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410" cy="78740"/>
                      </a:xfrm>
                      <a:prstGeom prst="rect">
                        <a:avLst/>
                      </a:prstGeom>
                      <a:noFill/>
                      <a:ln>
                        <a:noFill/>
                      </a:ln>
                    </pic:spPr>
                  </pic:pic>
                </a:graphicData>
              </a:graphic>
            </wp:inline>
          </w:drawing>
        </w:r>
      </w:ins>
      <w:ins w:id="668" w:author="Moustafa Banbouk" w:date="2018-05-13T22:06:00Z">
        <w:r w:rsidRPr="009122BA">
          <w:rPr>
            <w:rFonts w:ascii="Segoe UI" w:eastAsia="Times New Roman" w:hAnsi="Segoe UI" w:cs="Segoe UI"/>
            <w:color w:val="24292E"/>
            <w:sz w:val="24"/>
            <w:szCs w:val="24"/>
          </w:rPr>
          <w:t xml:space="preserve"> is a constant and </w:t>
        </w:r>
      </w:ins>
      <w:ins w:id="669" w:author="Moustafa Banbouk" w:date="2018-05-13T22:07:00Z">
        <w:r>
          <w:rPr>
            <w:noProof/>
          </w:rPr>
          <w:drawing>
            <wp:inline distT="0" distB="0" distL="0" distR="0">
              <wp:extent cx="362585" cy="178435"/>
              <wp:effectExtent l="0" t="0" r="0" b="0"/>
              <wp:docPr id="24" name="Picture 24" descr="||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_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585" cy="178435"/>
                      </a:xfrm>
                      <a:prstGeom prst="rect">
                        <a:avLst/>
                      </a:prstGeom>
                      <a:noFill/>
                      <a:ln>
                        <a:noFill/>
                      </a:ln>
                    </pic:spPr>
                  </pic:pic>
                </a:graphicData>
              </a:graphic>
            </wp:inline>
          </w:drawing>
        </w:r>
      </w:ins>
      <w:ins w:id="670" w:author="Moustafa Banbouk" w:date="2018-05-13T22:06:00Z">
        <w:r w:rsidRPr="009122BA">
          <w:rPr>
            <w:rFonts w:ascii="Segoe UI" w:eastAsia="Times New Roman" w:hAnsi="Segoe UI" w:cs="Segoe UI"/>
            <w:color w:val="24292E"/>
            <w:sz w:val="24"/>
            <w:szCs w:val="24"/>
          </w:rPr>
          <w:t xml:space="preserve"> is the </w:t>
        </w:r>
      </w:ins>
      <w:ins w:id="671" w:author="Moustafa Banbouk" w:date="2018-05-13T22:08:00Z">
        <w:r>
          <w:rPr>
            <w:noProof/>
          </w:rPr>
          <w:drawing>
            <wp:inline distT="0" distB="0" distL="0" distR="0">
              <wp:extent cx="136525" cy="163195"/>
              <wp:effectExtent l="0" t="0" r="0" b="8255"/>
              <wp:docPr id="25" name="Picture 25" descr="\el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ll_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525" cy="163195"/>
                      </a:xfrm>
                      <a:prstGeom prst="rect">
                        <a:avLst/>
                      </a:prstGeom>
                      <a:noFill/>
                      <a:ln>
                        <a:noFill/>
                      </a:ln>
                    </pic:spPr>
                  </pic:pic>
                </a:graphicData>
              </a:graphic>
            </wp:inline>
          </w:drawing>
        </w:r>
      </w:ins>
      <w:ins w:id="672" w:author="Moustafa Banbouk" w:date="2018-05-13T22:06:00Z">
        <w:r w:rsidRPr="009122BA">
          <w:rPr>
            <w:rFonts w:ascii="Segoe UI" w:eastAsia="Times New Roman" w:hAnsi="Segoe UI" w:cs="Segoe UI"/>
            <w:color w:val="24292E"/>
            <w:sz w:val="24"/>
            <w:szCs w:val="24"/>
          </w:rPr>
          <w:t>-norm of the parameter vector.</w:t>
        </w:r>
      </w:ins>
    </w:p>
    <w:p w:rsidR="009122BA" w:rsidRDefault="009122BA" w:rsidP="009122BA">
      <w:pPr>
        <w:spacing w:before="60" w:after="100" w:afterAutospacing="1" w:line="240" w:lineRule="auto"/>
        <w:rPr>
          <w:ins w:id="673" w:author="Moustafa Banbouk" w:date="2018-05-13T22:13:00Z"/>
          <w:rFonts w:ascii="Segoe UI" w:eastAsia="Times New Roman" w:hAnsi="Segoe UI" w:cs="Segoe UI"/>
          <w:color w:val="24292E"/>
          <w:sz w:val="24"/>
          <w:szCs w:val="24"/>
        </w:rPr>
      </w:pPr>
      <w:ins w:id="674" w:author="Moustafa Banbouk" w:date="2018-05-13T22:10:00Z">
        <w:r>
          <w:rPr>
            <w:rFonts w:ascii="Segoe UI" w:eastAsia="Times New Roman" w:hAnsi="Segoe UI" w:cs="Segoe UI"/>
            <w:color w:val="24292E"/>
            <w:sz w:val="24"/>
            <w:szCs w:val="24"/>
          </w:rPr>
          <w:t xml:space="preserve">As a variant of the Linear Lasso Regression, we have </w:t>
        </w:r>
      </w:ins>
      <w:ins w:id="675" w:author="Moustafa Banbouk" w:date="2018-05-13T22:11:00Z">
        <w:r w:rsidRPr="008A0A66">
          <w:rPr>
            <w:rFonts w:ascii="Segoe UI" w:eastAsia="Times New Roman" w:hAnsi="Segoe UI" w:cs="Segoe UI"/>
            <w:b/>
            <w:bCs/>
            <w:color w:val="24292E"/>
            <w:sz w:val="24"/>
            <w:szCs w:val="24"/>
          </w:rPr>
          <w:t xml:space="preserve">Linear </w:t>
        </w:r>
      </w:ins>
      <w:ins w:id="676" w:author="Moustafa Banbouk" w:date="2018-05-13T22:10:00Z">
        <w:r w:rsidRPr="009122BA">
          <w:rPr>
            <w:rFonts w:ascii="Segoe UI" w:eastAsia="Times New Roman" w:hAnsi="Segoe UI" w:cs="Segoe UI"/>
            <w:b/>
            <w:bCs/>
            <w:color w:val="24292E"/>
            <w:sz w:val="24"/>
            <w:szCs w:val="24"/>
            <w:rPrChange w:id="677" w:author="Moustafa Banbouk" w:date="2018-05-13T22:11:00Z">
              <w:rPr>
                <w:rFonts w:ascii="Segoe UI" w:eastAsia="Times New Roman" w:hAnsi="Segoe UI" w:cs="Segoe UI"/>
                <w:color w:val="24292E"/>
                <w:sz w:val="24"/>
                <w:szCs w:val="24"/>
              </w:rPr>
            </w:rPrChange>
          </w:rPr>
          <w:t>Lasso Lars Regression</w:t>
        </w:r>
        <w:r>
          <w:rPr>
            <w:rFonts w:ascii="Segoe UI" w:eastAsia="Times New Roman" w:hAnsi="Segoe UI" w:cs="Segoe UI"/>
            <w:color w:val="24292E"/>
            <w:sz w:val="24"/>
            <w:szCs w:val="24"/>
          </w:rPr>
          <w:t xml:space="preserve"> </w:t>
        </w:r>
      </w:ins>
      <w:ins w:id="678" w:author="Moustafa Banbouk" w:date="2018-05-13T22:11:00Z">
        <w:r>
          <w:rPr>
            <w:rFonts w:ascii="Segoe UI" w:eastAsia="Times New Roman" w:hAnsi="Segoe UI" w:cs="Segoe UI"/>
            <w:color w:val="24292E"/>
            <w:sz w:val="24"/>
            <w:szCs w:val="24"/>
          </w:rPr>
          <w:t xml:space="preserve">which is </w:t>
        </w:r>
        <w:r w:rsidRPr="009122BA">
          <w:rPr>
            <w:rFonts w:ascii="Segoe UI" w:eastAsia="Times New Roman" w:hAnsi="Segoe UI" w:cs="Segoe UI"/>
            <w:color w:val="24292E"/>
            <w:sz w:val="24"/>
            <w:szCs w:val="24"/>
          </w:rPr>
          <w:t xml:space="preserve">implemented using the LARS algorithm, and unlike the implementation based on </w:t>
        </w:r>
        <w:proofErr w:type="spellStart"/>
        <w:r w:rsidRPr="009122BA">
          <w:rPr>
            <w:rFonts w:ascii="Segoe UI" w:eastAsia="Times New Roman" w:hAnsi="Segoe UI" w:cs="Segoe UI"/>
            <w:color w:val="24292E"/>
            <w:sz w:val="24"/>
            <w:szCs w:val="24"/>
          </w:rPr>
          <w:t>coordinate_descent</w:t>
        </w:r>
        <w:proofErr w:type="spellEnd"/>
        <w:r w:rsidRPr="009122BA">
          <w:rPr>
            <w:rFonts w:ascii="Segoe UI" w:eastAsia="Times New Roman" w:hAnsi="Segoe UI" w:cs="Segoe UI"/>
            <w:color w:val="24292E"/>
            <w:sz w:val="24"/>
            <w:szCs w:val="24"/>
          </w:rPr>
          <w:t>, this yields the exact solution, which is piecewise linear as a function of the norm of its coefficients.</w:t>
        </w:r>
      </w:ins>
    </w:p>
    <w:p w:rsidR="00ED6284" w:rsidRPr="00ED6284" w:rsidRDefault="009122BA" w:rsidP="00ED6284">
      <w:pPr>
        <w:spacing w:before="60" w:after="100" w:afterAutospacing="1" w:line="240" w:lineRule="auto"/>
        <w:rPr>
          <w:ins w:id="679" w:author="Moustafa Banbouk" w:date="2018-05-13T22:16:00Z"/>
          <w:rFonts w:ascii="Segoe UI" w:eastAsia="Times New Roman" w:hAnsi="Segoe UI" w:cs="Segoe UI"/>
          <w:color w:val="24292E"/>
          <w:sz w:val="24"/>
          <w:szCs w:val="24"/>
        </w:rPr>
      </w:pPr>
      <w:ins w:id="680" w:author="Moustafa Banbouk" w:date="2018-05-13T22:13:00Z">
        <w:r>
          <w:rPr>
            <w:rFonts w:ascii="Segoe UI" w:eastAsia="Times New Roman" w:hAnsi="Segoe UI" w:cs="Segoe UI"/>
            <w:color w:val="24292E"/>
            <w:sz w:val="24"/>
            <w:szCs w:val="24"/>
          </w:rPr>
          <w:t>We also have another predictive model based on conditiona</w:t>
        </w:r>
      </w:ins>
      <w:ins w:id="681" w:author="Moustafa Banbouk" w:date="2018-05-13T22:14:00Z">
        <w:r w:rsidR="00ED6284">
          <w:rPr>
            <w:rFonts w:ascii="Segoe UI" w:eastAsia="Times New Roman" w:hAnsi="Segoe UI" w:cs="Segoe UI"/>
            <w:color w:val="24292E"/>
            <w:sz w:val="24"/>
            <w:szCs w:val="24"/>
          </w:rPr>
          <w:t xml:space="preserve">l probability which is the </w:t>
        </w:r>
        <w:r w:rsidR="00ED6284" w:rsidRPr="00ED6284">
          <w:rPr>
            <w:rFonts w:ascii="Segoe UI" w:eastAsia="Times New Roman" w:hAnsi="Segoe UI" w:cs="Segoe UI"/>
            <w:b/>
            <w:bCs/>
            <w:color w:val="24292E"/>
            <w:sz w:val="24"/>
            <w:szCs w:val="24"/>
            <w:rPrChange w:id="682" w:author="Moustafa Banbouk" w:date="2018-05-13T22:17:00Z">
              <w:rPr>
                <w:rFonts w:ascii="Segoe UI" w:eastAsia="Times New Roman" w:hAnsi="Segoe UI" w:cs="Segoe UI"/>
                <w:color w:val="24292E"/>
                <w:sz w:val="24"/>
                <w:szCs w:val="24"/>
              </w:rPr>
            </w:rPrChange>
          </w:rPr>
          <w:t xml:space="preserve">Bayesian </w:t>
        </w:r>
      </w:ins>
      <w:ins w:id="683" w:author="Moustafa Banbouk" w:date="2018-05-13T22:15:00Z">
        <w:r w:rsidR="00ED6284" w:rsidRPr="00ED6284">
          <w:rPr>
            <w:rFonts w:ascii="Segoe UI" w:eastAsia="Times New Roman" w:hAnsi="Segoe UI" w:cs="Segoe UI"/>
            <w:b/>
            <w:bCs/>
            <w:color w:val="24292E"/>
            <w:sz w:val="24"/>
            <w:szCs w:val="24"/>
            <w:rPrChange w:id="684" w:author="Moustafa Banbouk" w:date="2018-05-13T22:17:00Z">
              <w:rPr>
                <w:rFonts w:ascii="Segoe UI" w:eastAsia="Times New Roman" w:hAnsi="Segoe UI" w:cs="Segoe UI"/>
                <w:color w:val="24292E"/>
                <w:sz w:val="24"/>
                <w:szCs w:val="24"/>
              </w:rPr>
            </w:rPrChange>
          </w:rPr>
          <w:t xml:space="preserve">Ridge </w:t>
        </w:r>
      </w:ins>
      <w:ins w:id="685" w:author="Moustafa Banbouk" w:date="2018-05-13T22:14:00Z">
        <w:r w:rsidR="00ED6284" w:rsidRPr="00ED6284">
          <w:rPr>
            <w:rFonts w:ascii="Segoe UI" w:eastAsia="Times New Roman" w:hAnsi="Segoe UI" w:cs="Segoe UI"/>
            <w:b/>
            <w:bCs/>
            <w:color w:val="24292E"/>
            <w:sz w:val="24"/>
            <w:szCs w:val="24"/>
            <w:rPrChange w:id="686" w:author="Moustafa Banbouk" w:date="2018-05-13T22:17:00Z">
              <w:rPr>
                <w:rFonts w:ascii="Segoe UI" w:eastAsia="Times New Roman" w:hAnsi="Segoe UI" w:cs="Segoe UI"/>
                <w:color w:val="24292E"/>
                <w:sz w:val="24"/>
                <w:szCs w:val="24"/>
              </w:rPr>
            </w:rPrChange>
          </w:rPr>
          <w:t>Regression</w:t>
        </w:r>
      </w:ins>
      <w:ins w:id="687" w:author="Moustafa Banbouk" w:date="2018-05-13T22:16:00Z">
        <w:r w:rsidR="00ED6284">
          <w:rPr>
            <w:rFonts w:ascii="Segoe UI" w:eastAsia="Times New Roman" w:hAnsi="Segoe UI" w:cs="Segoe UI"/>
            <w:color w:val="24292E"/>
            <w:sz w:val="24"/>
            <w:szCs w:val="24"/>
          </w:rPr>
          <w:t xml:space="preserve"> that</w:t>
        </w:r>
      </w:ins>
      <w:ins w:id="688" w:author="Moustafa Banbouk" w:date="2018-05-13T22:14:00Z">
        <w:r w:rsidR="00ED6284">
          <w:rPr>
            <w:rFonts w:ascii="Segoe UI" w:eastAsia="Times New Roman" w:hAnsi="Segoe UI" w:cs="Segoe UI"/>
            <w:color w:val="24292E"/>
            <w:sz w:val="24"/>
            <w:szCs w:val="24"/>
          </w:rPr>
          <w:t xml:space="preserve"> </w:t>
        </w:r>
      </w:ins>
      <w:ins w:id="689" w:author="Moustafa Banbouk" w:date="2018-05-13T22:16:00Z">
        <w:r w:rsidR="00ED6284" w:rsidRPr="00ED6284">
          <w:rPr>
            <w:rFonts w:ascii="Segoe UI" w:eastAsia="Times New Roman" w:hAnsi="Segoe UI" w:cs="Segoe UI"/>
            <w:color w:val="24292E"/>
            <w:sz w:val="24"/>
            <w:szCs w:val="24"/>
          </w:rPr>
          <w:t>estimates a probabilistic model of the regression problem. The prior for the parameter w is given by a spherical Gaussian:</w:t>
        </w:r>
      </w:ins>
    </w:p>
    <w:p w:rsidR="00ED6284" w:rsidRPr="00ED6284" w:rsidRDefault="00ED6284" w:rsidP="00ED6284">
      <w:pPr>
        <w:spacing w:before="60" w:after="100" w:afterAutospacing="1" w:line="240" w:lineRule="auto"/>
        <w:jc w:val="center"/>
        <w:rPr>
          <w:ins w:id="690" w:author="Moustafa Banbouk" w:date="2018-05-13T22:16:00Z"/>
          <w:rFonts w:ascii="Segoe UI" w:eastAsia="Times New Roman" w:hAnsi="Segoe UI" w:cs="Segoe UI"/>
          <w:color w:val="24292E"/>
          <w:sz w:val="24"/>
          <w:szCs w:val="24"/>
        </w:rPr>
        <w:pPrChange w:id="691" w:author="Moustafa Banbouk" w:date="2018-05-13T22:18:00Z">
          <w:pPr>
            <w:spacing w:before="60" w:after="100" w:afterAutospacing="1" w:line="240" w:lineRule="auto"/>
          </w:pPr>
        </w:pPrChange>
      </w:pPr>
      <w:ins w:id="692" w:author="Moustafa Banbouk" w:date="2018-05-13T22:17:00Z">
        <w:r>
          <w:rPr>
            <w:noProof/>
          </w:rPr>
          <w:drawing>
            <wp:inline distT="0" distB="0" distL="0" distR="0">
              <wp:extent cx="1781810" cy="210185"/>
              <wp:effectExtent l="0" t="0" r="8890" b="0"/>
              <wp:docPr id="29" name="Picture 29" descr="p(w|\lambda) =&#10;\mathcal{N}(w|0,\lambda^{-1}\bold{I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w|\lambda) =&#10;\mathcal{N}(w|0,\lambda^{-1}\bold{I_{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1810" cy="210185"/>
                      </a:xfrm>
                      <a:prstGeom prst="rect">
                        <a:avLst/>
                      </a:prstGeom>
                      <a:noFill/>
                      <a:ln>
                        <a:noFill/>
                      </a:ln>
                    </pic:spPr>
                  </pic:pic>
                </a:graphicData>
              </a:graphic>
            </wp:inline>
          </w:drawing>
        </w:r>
      </w:ins>
    </w:p>
    <w:p w:rsidR="009122BA" w:rsidRDefault="00ED6284" w:rsidP="00ED6284">
      <w:pPr>
        <w:spacing w:before="60" w:after="100" w:afterAutospacing="1" w:line="240" w:lineRule="auto"/>
        <w:rPr>
          <w:ins w:id="693" w:author="Moustafa Banbouk" w:date="2018-05-13T22:25:00Z"/>
          <w:rFonts w:ascii="Segoe UI" w:eastAsia="Times New Roman" w:hAnsi="Segoe UI" w:cs="Segoe UI"/>
          <w:color w:val="24292E"/>
          <w:sz w:val="24"/>
          <w:szCs w:val="24"/>
        </w:rPr>
      </w:pPr>
      <w:ins w:id="694" w:author="Moustafa Banbouk" w:date="2018-05-13T22:16:00Z">
        <w:r w:rsidRPr="00ED6284">
          <w:rPr>
            <w:rFonts w:ascii="Segoe UI" w:eastAsia="Times New Roman" w:hAnsi="Segoe UI" w:cs="Segoe UI"/>
            <w:color w:val="24292E"/>
            <w:sz w:val="24"/>
            <w:szCs w:val="24"/>
          </w:rPr>
          <w:t xml:space="preserve">The priors over </w:t>
        </w:r>
      </w:ins>
      <w:ins w:id="695" w:author="Moustafa Banbouk" w:date="2018-05-13T22:17:00Z">
        <w:r>
          <w:rPr>
            <w:noProof/>
          </w:rPr>
          <w:drawing>
            <wp:inline distT="0" distB="0" distL="0" distR="0">
              <wp:extent cx="105410" cy="78740"/>
              <wp:effectExtent l="0" t="0" r="8890" b="0"/>
              <wp:docPr id="30" name="Picture 30"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ph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410" cy="78740"/>
                      </a:xfrm>
                      <a:prstGeom prst="rect">
                        <a:avLst/>
                      </a:prstGeom>
                      <a:noFill/>
                      <a:ln>
                        <a:noFill/>
                      </a:ln>
                    </pic:spPr>
                  </pic:pic>
                </a:graphicData>
              </a:graphic>
            </wp:inline>
          </w:drawing>
        </w:r>
        <w:r w:rsidRPr="00ED6284">
          <w:rPr>
            <w:rFonts w:ascii="Segoe UI" w:eastAsia="Times New Roman" w:hAnsi="Segoe UI" w:cs="Segoe UI"/>
            <w:color w:val="24292E"/>
            <w:sz w:val="24"/>
            <w:szCs w:val="24"/>
          </w:rPr>
          <w:t xml:space="preserve"> </w:t>
        </w:r>
      </w:ins>
      <w:ins w:id="696" w:author="Moustafa Banbouk" w:date="2018-05-13T22:16:00Z">
        <w:r w:rsidRPr="00ED6284">
          <w:rPr>
            <w:rFonts w:ascii="Segoe UI" w:eastAsia="Times New Roman" w:hAnsi="Segoe UI" w:cs="Segoe UI"/>
            <w:color w:val="24292E"/>
            <w:sz w:val="24"/>
            <w:szCs w:val="24"/>
          </w:rPr>
          <w:t xml:space="preserve">and </w:t>
        </w:r>
      </w:ins>
      <w:ins w:id="697" w:author="Moustafa Banbouk" w:date="2018-05-13T22:17:00Z">
        <w:r>
          <w:rPr>
            <w:noProof/>
          </w:rPr>
          <w:drawing>
            <wp:inline distT="0" distB="0" distL="0" distR="0">
              <wp:extent cx="94615" cy="115570"/>
              <wp:effectExtent l="0" t="0" r="635" b="0"/>
              <wp:docPr id="31" name="Picture 31"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ambd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615" cy="115570"/>
                      </a:xfrm>
                      <a:prstGeom prst="rect">
                        <a:avLst/>
                      </a:prstGeom>
                      <a:noFill/>
                      <a:ln>
                        <a:noFill/>
                      </a:ln>
                    </pic:spPr>
                  </pic:pic>
                </a:graphicData>
              </a:graphic>
            </wp:inline>
          </w:drawing>
        </w:r>
        <w:r w:rsidRPr="00ED6284">
          <w:rPr>
            <w:rFonts w:ascii="Segoe UI" w:eastAsia="Times New Roman" w:hAnsi="Segoe UI" w:cs="Segoe UI"/>
            <w:color w:val="24292E"/>
            <w:sz w:val="24"/>
            <w:szCs w:val="24"/>
          </w:rPr>
          <w:t xml:space="preserve"> </w:t>
        </w:r>
      </w:ins>
      <w:ins w:id="698" w:author="Moustafa Banbouk" w:date="2018-05-13T22:16:00Z">
        <w:r w:rsidRPr="00ED6284">
          <w:rPr>
            <w:rFonts w:ascii="Segoe UI" w:eastAsia="Times New Roman" w:hAnsi="Segoe UI" w:cs="Segoe UI"/>
            <w:color w:val="24292E"/>
            <w:sz w:val="24"/>
            <w:szCs w:val="24"/>
          </w:rPr>
          <w:t>are chosen to be gamma distributions, the conjugate prior for the precision of the Gaussian</w:t>
        </w:r>
      </w:ins>
      <w:ins w:id="699" w:author="Moustafa Banbouk" w:date="2018-05-13T22:25:00Z">
        <w:r>
          <w:rPr>
            <w:rFonts w:ascii="Segoe UI" w:eastAsia="Times New Roman" w:hAnsi="Segoe UI" w:cs="Segoe UI"/>
            <w:color w:val="24292E"/>
            <w:sz w:val="24"/>
            <w:szCs w:val="24"/>
          </w:rPr>
          <w:t>.</w:t>
        </w:r>
      </w:ins>
    </w:p>
    <w:p w:rsidR="00ED6284" w:rsidRPr="009122BA" w:rsidRDefault="00ED6284" w:rsidP="00ED6284">
      <w:pPr>
        <w:spacing w:before="60" w:after="100" w:afterAutospacing="1" w:line="240" w:lineRule="auto"/>
        <w:rPr>
          <w:ins w:id="700" w:author="Moustafa Banbouk" w:date="2018-05-13T22:06:00Z"/>
          <w:rFonts w:ascii="Segoe UI" w:eastAsia="Times New Roman" w:hAnsi="Segoe UI" w:cs="Segoe UI"/>
          <w:color w:val="24292E"/>
          <w:sz w:val="24"/>
          <w:szCs w:val="24"/>
        </w:rPr>
      </w:pPr>
      <w:ins w:id="701" w:author="Moustafa Banbouk" w:date="2018-05-13T22:25:00Z">
        <w:r>
          <w:rPr>
            <w:rFonts w:ascii="Segoe UI" w:eastAsia="Times New Roman" w:hAnsi="Segoe UI" w:cs="Segoe UI"/>
            <w:color w:val="24292E"/>
            <w:sz w:val="24"/>
            <w:szCs w:val="24"/>
          </w:rPr>
          <w:t xml:space="preserve">Finally, </w:t>
        </w:r>
        <w:r w:rsidR="005A0F98">
          <w:rPr>
            <w:rFonts w:ascii="Segoe UI" w:eastAsia="Times New Roman" w:hAnsi="Segoe UI" w:cs="Segoe UI"/>
            <w:color w:val="24292E"/>
            <w:sz w:val="24"/>
            <w:szCs w:val="24"/>
          </w:rPr>
          <w:t>we have a</w:t>
        </w:r>
        <w:r w:rsidRPr="00ED6284">
          <w:rPr>
            <w:rFonts w:ascii="Segoe UI" w:eastAsia="Times New Roman" w:hAnsi="Segoe UI" w:cs="Segoe UI"/>
            <w:color w:val="24292E"/>
            <w:sz w:val="24"/>
            <w:szCs w:val="24"/>
          </w:rPr>
          <w:t xml:space="preserve"> </w:t>
        </w:r>
        <w:r w:rsidR="006C67A3">
          <w:rPr>
            <w:rFonts w:ascii="Segoe UI" w:eastAsia="Times New Roman" w:hAnsi="Segoe UI" w:cs="Segoe UI"/>
            <w:b/>
            <w:bCs/>
            <w:color w:val="24292E"/>
            <w:sz w:val="24"/>
            <w:szCs w:val="24"/>
          </w:rPr>
          <w:t>R</w:t>
        </w:r>
        <w:r w:rsidRPr="005A0F98">
          <w:rPr>
            <w:rFonts w:ascii="Segoe UI" w:eastAsia="Times New Roman" w:hAnsi="Segoe UI" w:cs="Segoe UI"/>
            <w:b/>
            <w:bCs/>
            <w:color w:val="24292E"/>
            <w:sz w:val="24"/>
            <w:szCs w:val="24"/>
            <w:rPrChange w:id="702" w:author="Moustafa Banbouk" w:date="2018-05-13T22:25:00Z">
              <w:rPr>
                <w:rFonts w:ascii="Segoe UI" w:eastAsia="Times New Roman" w:hAnsi="Segoe UI" w:cs="Segoe UI"/>
                <w:color w:val="24292E"/>
                <w:sz w:val="24"/>
                <w:szCs w:val="24"/>
              </w:rPr>
            </w:rPrChange>
          </w:rPr>
          <w:t xml:space="preserve">andom </w:t>
        </w:r>
      </w:ins>
      <w:ins w:id="703" w:author="Moustafa Banbouk" w:date="2018-05-13T22:26:00Z">
        <w:r w:rsidR="006C67A3">
          <w:rPr>
            <w:rFonts w:ascii="Segoe UI" w:eastAsia="Times New Roman" w:hAnsi="Segoe UI" w:cs="Segoe UI"/>
            <w:b/>
            <w:bCs/>
            <w:color w:val="24292E"/>
            <w:sz w:val="24"/>
            <w:szCs w:val="24"/>
          </w:rPr>
          <w:t>F</w:t>
        </w:r>
      </w:ins>
      <w:ins w:id="704" w:author="Moustafa Banbouk" w:date="2018-05-13T22:25:00Z">
        <w:r w:rsidRPr="005A0F98">
          <w:rPr>
            <w:rFonts w:ascii="Segoe UI" w:eastAsia="Times New Roman" w:hAnsi="Segoe UI" w:cs="Segoe UI"/>
            <w:b/>
            <w:bCs/>
            <w:color w:val="24292E"/>
            <w:sz w:val="24"/>
            <w:szCs w:val="24"/>
            <w:rPrChange w:id="705" w:author="Moustafa Banbouk" w:date="2018-05-13T22:25:00Z">
              <w:rPr>
                <w:rFonts w:ascii="Segoe UI" w:eastAsia="Times New Roman" w:hAnsi="Segoe UI" w:cs="Segoe UI"/>
                <w:color w:val="24292E"/>
                <w:sz w:val="24"/>
                <w:szCs w:val="24"/>
              </w:rPr>
            </w:rPrChange>
          </w:rPr>
          <w:t xml:space="preserve">orest </w:t>
        </w:r>
      </w:ins>
      <w:ins w:id="706" w:author="Moustafa Banbouk" w:date="2018-05-13T22:26:00Z">
        <w:r w:rsidR="006C67A3">
          <w:rPr>
            <w:rFonts w:ascii="Segoe UI" w:eastAsia="Times New Roman" w:hAnsi="Segoe UI" w:cs="Segoe UI"/>
            <w:b/>
            <w:bCs/>
            <w:color w:val="24292E"/>
            <w:sz w:val="24"/>
            <w:szCs w:val="24"/>
          </w:rPr>
          <w:t>E</w:t>
        </w:r>
      </w:ins>
      <w:ins w:id="707" w:author="Moustafa Banbouk" w:date="2018-05-13T22:25:00Z">
        <w:r w:rsidRPr="005A0F98">
          <w:rPr>
            <w:rFonts w:ascii="Segoe UI" w:eastAsia="Times New Roman" w:hAnsi="Segoe UI" w:cs="Segoe UI"/>
            <w:b/>
            <w:bCs/>
            <w:color w:val="24292E"/>
            <w:sz w:val="24"/>
            <w:szCs w:val="24"/>
            <w:rPrChange w:id="708" w:author="Moustafa Banbouk" w:date="2018-05-13T22:25:00Z">
              <w:rPr>
                <w:rFonts w:ascii="Segoe UI" w:eastAsia="Times New Roman" w:hAnsi="Segoe UI" w:cs="Segoe UI"/>
                <w:color w:val="24292E"/>
                <w:sz w:val="24"/>
                <w:szCs w:val="24"/>
              </w:rPr>
            </w:rPrChange>
          </w:rPr>
          <w:t>stimator</w:t>
        </w:r>
        <w:r w:rsidRPr="00ED6284">
          <w:rPr>
            <w:rFonts w:ascii="Segoe UI" w:eastAsia="Times New Roman" w:hAnsi="Segoe UI" w:cs="Segoe UI"/>
            <w:color w:val="24292E"/>
            <w:sz w:val="24"/>
            <w:szCs w:val="24"/>
          </w:rPr>
          <w:t xml:space="preserve"> that fits </w:t>
        </w:r>
        <w:proofErr w:type="gramStart"/>
        <w:r w:rsidRPr="00ED6284">
          <w:rPr>
            <w:rFonts w:ascii="Segoe UI" w:eastAsia="Times New Roman" w:hAnsi="Segoe UI" w:cs="Segoe UI"/>
            <w:color w:val="24292E"/>
            <w:sz w:val="24"/>
            <w:szCs w:val="24"/>
          </w:rPr>
          <w:t>a number of</w:t>
        </w:r>
        <w:proofErr w:type="gramEnd"/>
        <w:r w:rsidRPr="00ED6284">
          <w:rPr>
            <w:rFonts w:ascii="Segoe UI" w:eastAsia="Times New Roman" w:hAnsi="Segoe UI" w:cs="Segoe UI"/>
            <w:color w:val="24292E"/>
            <w:sz w:val="24"/>
            <w:szCs w:val="24"/>
          </w:rPr>
          <w:t xml:space="preserve"> classifying decision trees on various sub-samples of the dataset and use averaging to improve the predictive accuracy and control over-fitting. The sub-sample size is always the same as the original input sample size but the samples are drawn with replacement if bootstrap=True (default).</w:t>
        </w:r>
      </w:ins>
    </w:p>
    <w:p w:rsidR="00B3668D" w:rsidRPr="00B3668D" w:rsidDel="00B3668D" w:rsidRDefault="00B3668D">
      <w:pPr>
        <w:pStyle w:val="ListParagraph"/>
        <w:numPr>
          <w:ilvl w:val="0"/>
          <w:numId w:val="19"/>
        </w:numPr>
        <w:spacing w:before="60" w:after="100" w:afterAutospacing="1" w:line="240" w:lineRule="auto"/>
        <w:rPr>
          <w:del w:id="709" w:author="Moustafa Banbouk" w:date="2018-03-13T21:57:00Z"/>
          <w:rFonts w:ascii="Segoe UI" w:eastAsia="Times New Roman" w:hAnsi="Segoe UI" w:cs="Segoe UI"/>
          <w:color w:val="24292E"/>
          <w:sz w:val="24"/>
          <w:szCs w:val="24"/>
        </w:rPr>
        <w:pPrChange w:id="710" w:author="Moustafa Banbouk" w:date="2018-03-13T21:55:00Z">
          <w:pPr>
            <w:numPr>
              <w:numId w:val="6"/>
            </w:numPr>
            <w:tabs>
              <w:tab w:val="num" w:pos="720"/>
            </w:tabs>
            <w:spacing w:before="60" w:after="100" w:afterAutospacing="1" w:line="240" w:lineRule="auto"/>
            <w:ind w:left="720" w:hanging="360"/>
          </w:pPr>
        </w:pPrChange>
      </w:pPr>
    </w:p>
    <w:p w:rsidR="0081171E" w:rsidRPr="0081171E" w:rsidRDefault="0081171E" w:rsidP="0081171E">
      <w:pPr>
        <w:spacing w:before="360" w:after="240" w:line="240" w:lineRule="auto"/>
        <w:outlineLvl w:val="2"/>
        <w:rPr>
          <w:rFonts w:ascii="Segoe UI" w:eastAsia="Times New Roman" w:hAnsi="Segoe UI" w:cs="Segoe UI"/>
          <w:b/>
          <w:bCs/>
          <w:color w:val="24292E"/>
          <w:sz w:val="30"/>
          <w:szCs w:val="30"/>
        </w:rPr>
      </w:pPr>
      <w:r w:rsidRPr="0081171E">
        <w:rPr>
          <w:rFonts w:ascii="Segoe UI" w:eastAsia="Times New Roman" w:hAnsi="Segoe UI" w:cs="Segoe UI"/>
          <w:b/>
          <w:bCs/>
          <w:color w:val="24292E"/>
          <w:sz w:val="30"/>
          <w:szCs w:val="30"/>
        </w:rPr>
        <w:t>Benchmark</w:t>
      </w:r>
    </w:p>
    <w:p w:rsidR="0081171E" w:rsidRPr="00743C84" w:rsidDel="007E34FD" w:rsidRDefault="0081171E" w:rsidP="0081171E">
      <w:pPr>
        <w:spacing w:after="240" w:line="240" w:lineRule="auto"/>
        <w:rPr>
          <w:del w:id="711" w:author="Moustafa Banbouk" w:date="2018-03-13T22:09:00Z"/>
          <w:rFonts w:ascii="Segoe UI" w:eastAsia="Times New Roman" w:hAnsi="Segoe UI" w:cs="Segoe UI"/>
          <w:color w:val="24292E"/>
          <w:sz w:val="24"/>
          <w:szCs w:val="24"/>
          <w:highlight w:val="yellow"/>
          <w:rPrChange w:id="712" w:author="Moustafa Banbouk" w:date="2018-03-13T22:07:00Z">
            <w:rPr>
              <w:del w:id="713" w:author="Moustafa Banbouk" w:date="2018-03-13T22:09:00Z"/>
              <w:rFonts w:ascii="Segoe UI" w:eastAsia="Times New Roman" w:hAnsi="Segoe UI" w:cs="Segoe UI"/>
              <w:color w:val="24292E"/>
              <w:sz w:val="24"/>
              <w:szCs w:val="24"/>
            </w:rPr>
          </w:rPrChange>
        </w:rPr>
      </w:pPr>
      <w:del w:id="714" w:author="Moustafa Banbouk" w:date="2018-03-13T22:09:00Z">
        <w:r w:rsidRPr="00743C84" w:rsidDel="007E34FD">
          <w:rPr>
            <w:rFonts w:ascii="Segoe UI" w:eastAsia="Times New Roman" w:hAnsi="Segoe UI" w:cs="Segoe UI"/>
            <w:color w:val="24292E"/>
            <w:sz w:val="24"/>
            <w:szCs w:val="24"/>
            <w:highlight w:val="yellow"/>
            <w:rPrChange w:id="715" w:author="Moustafa Banbouk" w:date="2018-03-13T22:07:00Z">
              <w:rPr>
                <w:rFonts w:ascii="Segoe UI" w:eastAsia="Times New Roman" w:hAnsi="Segoe UI" w:cs="Segoe UI"/>
                <w:color w:val="24292E"/>
                <w:sz w:val="24"/>
                <w:szCs w:val="24"/>
              </w:rPr>
            </w:rPrChange>
          </w:rPr>
          <w:delText>In this section, you will need to provide a clearly defined benchmark result or threshold for comparing across performances obtained by your solution. The reasoning behind the benchmark (in the case where it is not an established result) should be discussed. Questions to ask yourself when writing this section:</w:delText>
        </w:r>
      </w:del>
    </w:p>
    <w:p w:rsidR="0081171E" w:rsidRPr="00743C84" w:rsidDel="007E34FD" w:rsidRDefault="0081171E" w:rsidP="0081171E">
      <w:pPr>
        <w:numPr>
          <w:ilvl w:val="0"/>
          <w:numId w:val="7"/>
        </w:numPr>
        <w:spacing w:before="100" w:beforeAutospacing="1" w:after="100" w:afterAutospacing="1" w:line="240" w:lineRule="auto"/>
        <w:rPr>
          <w:del w:id="716" w:author="Moustafa Banbouk" w:date="2018-03-13T22:09:00Z"/>
          <w:rFonts w:ascii="Segoe UI" w:eastAsia="Times New Roman" w:hAnsi="Segoe UI" w:cs="Segoe UI"/>
          <w:color w:val="24292E"/>
          <w:sz w:val="24"/>
          <w:szCs w:val="24"/>
          <w:highlight w:val="yellow"/>
          <w:rPrChange w:id="717" w:author="Moustafa Banbouk" w:date="2018-03-13T22:07:00Z">
            <w:rPr>
              <w:del w:id="718" w:author="Moustafa Banbouk" w:date="2018-03-13T22:09:00Z"/>
              <w:rFonts w:ascii="Segoe UI" w:eastAsia="Times New Roman" w:hAnsi="Segoe UI" w:cs="Segoe UI"/>
              <w:color w:val="24292E"/>
              <w:sz w:val="24"/>
              <w:szCs w:val="24"/>
            </w:rPr>
          </w:rPrChange>
        </w:rPr>
      </w:pPr>
      <w:del w:id="719" w:author="Moustafa Banbouk" w:date="2018-03-13T22:09:00Z">
        <w:r w:rsidRPr="00743C84" w:rsidDel="007E34FD">
          <w:rPr>
            <w:rFonts w:ascii="Segoe UI" w:eastAsia="Times New Roman" w:hAnsi="Segoe UI" w:cs="Segoe UI"/>
            <w:i/>
            <w:iCs/>
            <w:color w:val="24292E"/>
            <w:sz w:val="24"/>
            <w:szCs w:val="24"/>
            <w:highlight w:val="yellow"/>
            <w:rPrChange w:id="720" w:author="Moustafa Banbouk" w:date="2018-03-13T22:07:00Z">
              <w:rPr>
                <w:rFonts w:ascii="Segoe UI" w:eastAsia="Times New Roman" w:hAnsi="Segoe UI" w:cs="Segoe UI"/>
                <w:i/>
                <w:iCs/>
                <w:color w:val="24292E"/>
                <w:sz w:val="24"/>
                <w:szCs w:val="24"/>
              </w:rPr>
            </w:rPrChange>
          </w:rPr>
          <w:delText>Has some result or value been provided that acts as a benchmark for measuring performance?</w:delText>
        </w:r>
      </w:del>
    </w:p>
    <w:p w:rsidR="00743C84" w:rsidRPr="00743C84" w:rsidRDefault="0081171E">
      <w:pPr>
        <w:spacing w:before="60" w:after="100" w:afterAutospacing="1" w:line="240" w:lineRule="auto"/>
        <w:rPr>
          <w:rFonts w:ascii="Segoe UI" w:eastAsia="Times New Roman" w:hAnsi="Segoe UI" w:cs="Segoe UI"/>
          <w:color w:val="24292E"/>
          <w:sz w:val="24"/>
          <w:szCs w:val="24"/>
        </w:rPr>
        <w:pPrChange w:id="721" w:author="Moustafa Banbouk" w:date="2018-03-13T22:07:00Z">
          <w:pPr>
            <w:numPr>
              <w:numId w:val="7"/>
            </w:numPr>
            <w:tabs>
              <w:tab w:val="num" w:pos="720"/>
            </w:tabs>
            <w:spacing w:before="60" w:after="100" w:afterAutospacing="1" w:line="240" w:lineRule="auto"/>
            <w:ind w:left="720" w:hanging="360"/>
          </w:pPr>
        </w:pPrChange>
      </w:pPr>
      <w:del w:id="722" w:author="Moustafa Banbouk" w:date="2018-03-13T22:09:00Z">
        <w:r w:rsidRPr="00743C84" w:rsidDel="007E34FD">
          <w:rPr>
            <w:rFonts w:ascii="Segoe UI" w:eastAsia="Times New Roman" w:hAnsi="Segoe UI" w:cs="Segoe UI"/>
            <w:i/>
            <w:iCs/>
            <w:color w:val="24292E"/>
            <w:sz w:val="24"/>
            <w:szCs w:val="24"/>
            <w:highlight w:val="yellow"/>
            <w:rPrChange w:id="723" w:author="Moustafa Banbouk" w:date="2018-03-13T22:07:00Z">
              <w:rPr>
                <w:rFonts w:ascii="Segoe UI" w:eastAsia="Times New Roman" w:hAnsi="Segoe UI" w:cs="Segoe UI"/>
                <w:i/>
                <w:iCs/>
                <w:color w:val="24292E"/>
                <w:sz w:val="24"/>
                <w:szCs w:val="24"/>
              </w:rPr>
            </w:rPrChange>
          </w:rPr>
          <w:delText>Is it clear how this result or value was obtained (whether by data or by hypothesis)?</w:delText>
        </w:r>
      </w:del>
      <w:ins w:id="724" w:author="Moustafa Banbouk" w:date="2018-03-13T22:08:00Z">
        <w:r w:rsidR="00743C84">
          <w:rPr>
            <w:rFonts w:ascii="Segoe UI" w:eastAsia="Times New Roman" w:hAnsi="Segoe UI" w:cs="Segoe UI"/>
            <w:color w:val="24292E"/>
            <w:sz w:val="24"/>
            <w:szCs w:val="24"/>
          </w:rPr>
          <w:t xml:space="preserve">As a main parameter to compare between the performance of all models and since this is a regression problem, we will be using </w:t>
        </w:r>
      </w:ins>
      <w:ins w:id="725" w:author="Moustafa Banbouk" w:date="2018-05-12T11:36:00Z">
        <w:r w:rsidR="002C09D0">
          <w:rPr>
            <w:rFonts w:ascii="Segoe UI" w:eastAsia="Times New Roman" w:hAnsi="Segoe UI" w:cs="Segoe UI"/>
            <w:color w:val="24292E"/>
            <w:sz w:val="24"/>
            <w:szCs w:val="24"/>
          </w:rPr>
          <w:t>the basic linear regression model as a benchmark to compare the accuracy of our other models with</w:t>
        </w:r>
      </w:ins>
      <w:ins w:id="726" w:author="Moustafa Banbouk" w:date="2018-03-13T22:09:00Z">
        <w:r w:rsidR="007E34FD">
          <w:rPr>
            <w:rFonts w:ascii="Segoe UI" w:eastAsia="Times New Roman" w:hAnsi="Segoe UI" w:cs="Segoe UI"/>
            <w:color w:val="24292E"/>
            <w:sz w:val="24"/>
            <w:szCs w:val="24"/>
          </w:rPr>
          <w:t>.</w:t>
        </w:r>
      </w:ins>
    </w:p>
    <w:p w:rsidR="0081171E" w:rsidRPr="0081171E" w:rsidRDefault="0081171E" w:rsidP="0081171E">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81171E">
        <w:rPr>
          <w:rFonts w:ascii="Segoe UI" w:eastAsia="Times New Roman" w:hAnsi="Segoe UI" w:cs="Segoe UI"/>
          <w:b/>
          <w:bCs/>
          <w:color w:val="24292E"/>
          <w:sz w:val="36"/>
          <w:szCs w:val="36"/>
        </w:rPr>
        <w:lastRenderedPageBreak/>
        <w:t>III. Methodology</w:t>
      </w:r>
    </w:p>
    <w:p w:rsidR="0081171E" w:rsidRPr="0081171E" w:rsidDel="00F51F66" w:rsidRDefault="0081171E" w:rsidP="0081171E">
      <w:pPr>
        <w:spacing w:after="240" w:line="240" w:lineRule="auto"/>
        <w:rPr>
          <w:del w:id="727" w:author="Moustafa Banbouk" w:date="2018-04-01T23:02:00Z"/>
          <w:rFonts w:ascii="Segoe UI" w:eastAsia="Times New Roman" w:hAnsi="Segoe UI" w:cs="Segoe UI"/>
          <w:color w:val="24292E"/>
          <w:sz w:val="24"/>
          <w:szCs w:val="24"/>
        </w:rPr>
      </w:pPr>
      <w:del w:id="728" w:author="Moustafa Banbouk" w:date="2018-04-01T23:02:00Z">
        <w:r w:rsidRPr="0081171E" w:rsidDel="00F51F66">
          <w:rPr>
            <w:rFonts w:ascii="Segoe UI" w:eastAsia="Times New Roman" w:hAnsi="Segoe UI" w:cs="Segoe UI"/>
            <w:i/>
            <w:iCs/>
            <w:color w:val="24292E"/>
            <w:sz w:val="24"/>
            <w:szCs w:val="24"/>
          </w:rPr>
          <w:delText>(approx. 3-5 pages)</w:delText>
        </w:r>
      </w:del>
    </w:p>
    <w:p w:rsidR="0081171E" w:rsidRPr="0081171E" w:rsidRDefault="0081171E" w:rsidP="0081171E">
      <w:pPr>
        <w:spacing w:before="360" w:after="240" w:line="240" w:lineRule="auto"/>
        <w:outlineLvl w:val="2"/>
        <w:rPr>
          <w:rFonts w:ascii="Segoe UI" w:eastAsia="Times New Roman" w:hAnsi="Segoe UI" w:cs="Segoe UI"/>
          <w:b/>
          <w:bCs/>
          <w:color w:val="24292E"/>
          <w:sz w:val="30"/>
          <w:szCs w:val="30"/>
        </w:rPr>
      </w:pPr>
      <w:r w:rsidRPr="0081171E">
        <w:rPr>
          <w:rFonts w:ascii="Segoe UI" w:eastAsia="Times New Roman" w:hAnsi="Segoe UI" w:cs="Segoe UI"/>
          <w:b/>
          <w:bCs/>
          <w:color w:val="24292E"/>
          <w:sz w:val="30"/>
          <w:szCs w:val="30"/>
        </w:rPr>
        <w:t>Data Preprocessing</w:t>
      </w:r>
    </w:p>
    <w:p w:rsidR="0081171E" w:rsidRPr="007E34FD" w:rsidDel="003C76BD" w:rsidRDefault="0081171E" w:rsidP="0081171E">
      <w:pPr>
        <w:spacing w:after="240" w:line="240" w:lineRule="auto"/>
        <w:rPr>
          <w:del w:id="729" w:author="Moustafa Banbouk" w:date="2018-03-25T22:00:00Z"/>
          <w:rFonts w:ascii="Segoe UI" w:eastAsia="Times New Roman" w:hAnsi="Segoe UI" w:cs="Segoe UI"/>
          <w:color w:val="24292E"/>
          <w:sz w:val="24"/>
          <w:szCs w:val="24"/>
          <w:highlight w:val="yellow"/>
          <w:rPrChange w:id="730" w:author="Moustafa Banbouk" w:date="2018-03-13T22:10:00Z">
            <w:rPr>
              <w:del w:id="731" w:author="Moustafa Banbouk" w:date="2018-03-25T22:00:00Z"/>
              <w:rFonts w:ascii="Segoe UI" w:eastAsia="Times New Roman" w:hAnsi="Segoe UI" w:cs="Segoe UI"/>
              <w:color w:val="24292E"/>
              <w:sz w:val="24"/>
              <w:szCs w:val="24"/>
            </w:rPr>
          </w:rPrChange>
        </w:rPr>
      </w:pPr>
      <w:del w:id="732" w:author="Moustafa Banbouk" w:date="2018-03-25T22:00:00Z">
        <w:r w:rsidRPr="007E34FD" w:rsidDel="003C76BD">
          <w:rPr>
            <w:rFonts w:ascii="Segoe UI" w:eastAsia="Times New Roman" w:hAnsi="Segoe UI" w:cs="Segoe UI"/>
            <w:color w:val="24292E"/>
            <w:sz w:val="24"/>
            <w:szCs w:val="24"/>
            <w:highlight w:val="yellow"/>
            <w:rPrChange w:id="733" w:author="Moustafa Banbouk" w:date="2018-03-13T22:10:00Z">
              <w:rPr>
                <w:rFonts w:ascii="Segoe UI" w:eastAsia="Times New Roman" w:hAnsi="Segoe UI" w:cs="Segoe UI"/>
                <w:color w:val="24292E"/>
                <w:sz w:val="24"/>
                <w:szCs w:val="24"/>
              </w:rPr>
            </w:rPrChange>
          </w:rPr>
          <w:delText>In this section, all of your preprocessing steps will need to be clearly documented, if any were necessary. From the previous section, any of the abnormalities or characteristics that you identified about the dataset will be addressed and corrected here. Questions to ask yourself when writing this section:</w:delText>
        </w:r>
      </w:del>
    </w:p>
    <w:p w:rsidR="0081171E" w:rsidRPr="007E34FD" w:rsidDel="003C76BD" w:rsidRDefault="0081171E" w:rsidP="0081171E">
      <w:pPr>
        <w:numPr>
          <w:ilvl w:val="0"/>
          <w:numId w:val="8"/>
        </w:numPr>
        <w:spacing w:before="100" w:beforeAutospacing="1" w:after="100" w:afterAutospacing="1" w:line="240" w:lineRule="auto"/>
        <w:rPr>
          <w:del w:id="734" w:author="Moustafa Banbouk" w:date="2018-03-25T22:00:00Z"/>
          <w:rFonts w:ascii="Segoe UI" w:eastAsia="Times New Roman" w:hAnsi="Segoe UI" w:cs="Segoe UI"/>
          <w:color w:val="24292E"/>
          <w:sz w:val="24"/>
          <w:szCs w:val="24"/>
          <w:highlight w:val="yellow"/>
          <w:rPrChange w:id="735" w:author="Moustafa Banbouk" w:date="2018-03-13T22:10:00Z">
            <w:rPr>
              <w:del w:id="736" w:author="Moustafa Banbouk" w:date="2018-03-25T22:00:00Z"/>
              <w:rFonts w:ascii="Segoe UI" w:eastAsia="Times New Roman" w:hAnsi="Segoe UI" w:cs="Segoe UI"/>
              <w:color w:val="24292E"/>
              <w:sz w:val="24"/>
              <w:szCs w:val="24"/>
            </w:rPr>
          </w:rPrChange>
        </w:rPr>
      </w:pPr>
      <w:del w:id="737" w:author="Moustafa Banbouk" w:date="2018-03-25T22:00:00Z">
        <w:r w:rsidRPr="007E34FD" w:rsidDel="003C76BD">
          <w:rPr>
            <w:rFonts w:ascii="Segoe UI" w:eastAsia="Times New Roman" w:hAnsi="Segoe UI" w:cs="Segoe UI"/>
            <w:i/>
            <w:iCs/>
            <w:color w:val="24292E"/>
            <w:sz w:val="24"/>
            <w:szCs w:val="24"/>
            <w:highlight w:val="yellow"/>
            <w:rPrChange w:id="738" w:author="Moustafa Banbouk" w:date="2018-03-13T22:10:00Z">
              <w:rPr>
                <w:rFonts w:ascii="Segoe UI" w:eastAsia="Times New Roman" w:hAnsi="Segoe UI" w:cs="Segoe UI"/>
                <w:i/>
                <w:iCs/>
                <w:color w:val="24292E"/>
                <w:sz w:val="24"/>
                <w:szCs w:val="24"/>
              </w:rPr>
            </w:rPrChange>
          </w:rPr>
          <w:delText>If the algorithms chosen require preprocessing steps like feature selection or feature transformations, have they been properly documented?</w:delText>
        </w:r>
      </w:del>
    </w:p>
    <w:p w:rsidR="0081171E" w:rsidRPr="007E34FD" w:rsidDel="003C76BD" w:rsidRDefault="0081171E" w:rsidP="0081171E">
      <w:pPr>
        <w:numPr>
          <w:ilvl w:val="0"/>
          <w:numId w:val="8"/>
        </w:numPr>
        <w:spacing w:before="60" w:after="100" w:afterAutospacing="1" w:line="240" w:lineRule="auto"/>
        <w:rPr>
          <w:del w:id="739" w:author="Moustafa Banbouk" w:date="2018-03-25T22:00:00Z"/>
          <w:rFonts w:ascii="Segoe UI" w:eastAsia="Times New Roman" w:hAnsi="Segoe UI" w:cs="Segoe UI"/>
          <w:color w:val="24292E"/>
          <w:sz w:val="24"/>
          <w:szCs w:val="24"/>
          <w:highlight w:val="yellow"/>
          <w:rPrChange w:id="740" w:author="Moustafa Banbouk" w:date="2018-03-13T22:10:00Z">
            <w:rPr>
              <w:del w:id="741" w:author="Moustafa Banbouk" w:date="2018-03-25T22:00:00Z"/>
              <w:rFonts w:ascii="Segoe UI" w:eastAsia="Times New Roman" w:hAnsi="Segoe UI" w:cs="Segoe UI"/>
              <w:color w:val="24292E"/>
              <w:sz w:val="24"/>
              <w:szCs w:val="24"/>
            </w:rPr>
          </w:rPrChange>
        </w:rPr>
      </w:pPr>
      <w:del w:id="742" w:author="Moustafa Banbouk" w:date="2018-03-25T22:00:00Z">
        <w:r w:rsidRPr="007E34FD" w:rsidDel="003C76BD">
          <w:rPr>
            <w:rFonts w:ascii="Segoe UI" w:eastAsia="Times New Roman" w:hAnsi="Segoe UI" w:cs="Segoe UI"/>
            <w:i/>
            <w:iCs/>
            <w:color w:val="24292E"/>
            <w:sz w:val="24"/>
            <w:szCs w:val="24"/>
            <w:highlight w:val="yellow"/>
            <w:rPrChange w:id="743" w:author="Moustafa Banbouk" w:date="2018-03-13T22:10:00Z">
              <w:rPr>
                <w:rFonts w:ascii="Segoe UI" w:eastAsia="Times New Roman" w:hAnsi="Segoe UI" w:cs="Segoe UI"/>
                <w:i/>
                <w:iCs/>
                <w:color w:val="24292E"/>
                <w:sz w:val="24"/>
                <w:szCs w:val="24"/>
              </w:rPr>
            </w:rPrChange>
          </w:rPr>
          <w:delText>Based on the </w:delText>
        </w:r>
        <w:r w:rsidRPr="007E34FD" w:rsidDel="003C76BD">
          <w:rPr>
            <w:rFonts w:ascii="Segoe UI" w:eastAsia="Times New Roman" w:hAnsi="Segoe UI" w:cs="Segoe UI"/>
            <w:b/>
            <w:bCs/>
            <w:i/>
            <w:iCs/>
            <w:color w:val="24292E"/>
            <w:sz w:val="24"/>
            <w:szCs w:val="24"/>
            <w:highlight w:val="yellow"/>
            <w:rPrChange w:id="744" w:author="Moustafa Banbouk" w:date="2018-03-13T22:10:00Z">
              <w:rPr>
                <w:rFonts w:ascii="Segoe UI" w:eastAsia="Times New Roman" w:hAnsi="Segoe UI" w:cs="Segoe UI"/>
                <w:b/>
                <w:bCs/>
                <w:i/>
                <w:iCs/>
                <w:color w:val="24292E"/>
                <w:sz w:val="24"/>
                <w:szCs w:val="24"/>
              </w:rPr>
            </w:rPrChange>
          </w:rPr>
          <w:delText>Data Exploration</w:delText>
        </w:r>
        <w:r w:rsidRPr="007E34FD" w:rsidDel="003C76BD">
          <w:rPr>
            <w:rFonts w:ascii="Segoe UI" w:eastAsia="Times New Roman" w:hAnsi="Segoe UI" w:cs="Segoe UI"/>
            <w:i/>
            <w:iCs/>
            <w:color w:val="24292E"/>
            <w:sz w:val="24"/>
            <w:szCs w:val="24"/>
            <w:highlight w:val="yellow"/>
            <w:rPrChange w:id="745" w:author="Moustafa Banbouk" w:date="2018-03-13T22:10:00Z">
              <w:rPr>
                <w:rFonts w:ascii="Segoe UI" w:eastAsia="Times New Roman" w:hAnsi="Segoe UI" w:cs="Segoe UI"/>
                <w:i/>
                <w:iCs/>
                <w:color w:val="24292E"/>
                <w:sz w:val="24"/>
                <w:szCs w:val="24"/>
              </w:rPr>
            </w:rPrChange>
          </w:rPr>
          <w:delText> section, if there were abnormalities or characteristics that needed to be addressed, have they been properly corrected?</w:delText>
        </w:r>
      </w:del>
    </w:p>
    <w:p w:rsidR="00832801" w:rsidRDefault="0081171E">
      <w:pPr>
        <w:spacing w:before="60" w:after="100" w:afterAutospacing="1" w:line="240" w:lineRule="auto"/>
        <w:rPr>
          <w:ins w:id="746" w:author="Moustafa Banbouk" w:date="2018-03-25T21:49:00Z"/>
          <w:rFonts w:ascii="Segoe UI" w:eastAsia="Times New Roman" w:hAnsi="Segoe UI" w:cs="Segoe UI"/>
          <w:color w:val="24292E"/>
          <w:sz w:val="24"/>
          <w:szCs w:val="24"/>
        </w:rPr>
        <w:pPrChange w:id="747" w:author="Moustafa Banbouk" w:date="2018-03-25T21:46:00Z">
          <w:pPr>
            <w:numPr>
              <w:numId w:val="8"/>
            </w:numPr>
            <w:tabs>
              <w:tab w:val="num" w:pos="720"/>
            </w:tabs>
            <w:spacing w:before="60" w:after="100" w:afterAutospacing="1" w:line="240" w:lineRule="auto"/>
            <w:ind w:left="720" w:hanging="360"/>
          </w:pPr>
        </w:pPrChange>
      </w:pPr>
      <w:del w:id="748" w:author="Moustafa Banbouk" w:date="2018-03-25T22:00:00Z">
        <w:r w:rsidRPr="007E34FD" w:rsidDel="003C76BD">
          <w:rPr>
            <w:rFonts w:ascii="Segoe UI" w:eastAsia="Times New Roman" w:hAnsi="Segoe UI" w:cs="Segoe UI"/>
            <w:i/>
            <w:iCs/>
            <w:color w:val="24292E"/>
            <w:sz w:val="24"/>
            <w:szCs w:val="24"/>
            <w:highlight w:val="yellow"/>
            <w:rPrChange w:id="749" w:author="Moustafa Banbouk" w:date="2018-03-13T22:10:00Z">
              <w:rPr>
                <w:rFonts w:ascii="Segoe UI" w:eastAsia="Times New Roman" w:hAnsi="Segoe UI" w:cs="Segoe UI"/>
                <w:i/>
                <w:iCs/>
                <w:color w:val="24292E"/>
                <w:sz w:val="24"/>
                <w:szCs w:val="24"/>
              </w:rPr>
            </w:rPrChange>
          </w:rPr>
          <w:delText>If no preprocessing is needed, has it been made clear why?</w:delText>
        </w:r>
      </w:del>
      <w:ins w:id="750" w:author="Moustafa Banbouk" w:date="2018-03-25T21:45:00Z">
        <w:r w:rsidR="004E6AF8">
          <w:rPr>
            <w:rFonts w:ascii="Segoe UI" w:eastAsia="Times New Roman" w:hAnsi="Segoe UI" w:cs="Segoe UI"/>
            <w:color w:val="24292E"/>
            <w:sz w:val="24"/>
            <w:szCs w:val="24"/>
          </w:rPr>
          <w:t xml:space="preserve">The main data source from which we are extracting our data (api.cryptocompare.com) provides the </w:t>
        </w:r>
      </w:ins>
      <w:ins w:id="751" w:author="Moustafa Banbouk" w:date="2018-03-25T21:46:00Z">
        <w:r w:rsidR="004E6AF8">
          <w:rPr>
            <w:rFonts w:ascii="Segoe UI" w:eastAsia="Times New Roman" w:hAnsi="Segoe UI" w:cs="Segoe UI"/>
            <w:color w:val="24292E"/>
            <w:sz w:val="24"/>
            <w:szCs w:val="24"/>
          </w:rPr>
          <w:t xml:space="preserve">close, high, low, open prices of a </w:t>
        </w:r>
        <w:proofErr w:type="gramStart"/>
        <w:r w:rsidR="004E6AF8">
          <w:rPr>
            <w:rFonts w:ascii="Segoe UI" w:eastAsia="Times New Roman" w:hAnsi="Segoe UI" w:cs="Segoe UI"/>
            <w:color w:val="24292E"/>
            <w:sz w:val="24"/>
            <w:szCs w:val="24"/>
          </w:rPr>
          <w:t>particular altcoin</w:t>
        </w:r>
        <w:proofErr w:type="gramEnd"/>
        <w:r w:rsidR="004E6AF8">
          <w:rPr>
            <w:rFonts w:ascii="Segoe UI" w:eastAsia="Times New Roman" w:hAnsi="Segoe UI" w:cs="Segoe UI"/>
            <w:color w:val="24292E"/>
            <w:sz w:val="24"/>
            <w:szCs w:val="24"/>
          </w:rPr>
          <w:t xml:space="preserve"> on a particular day. </w:t>
        </w:r>
      </w:ins>
      <w:ins w:id="752" w:author="Moustafa Banbouk" w:date="2018-03-25T21:49:00Z">
        <w:r w:rsidR="004E6AF8">
          <w:rPr>
            <w:rFonts w:ascii="Segoe UI" w:eastAsia="Times New Roman" w:hAnsi="Segoe UI" w:cs="Segoe UI"/>
            <w:color w:val="24292E"/>
            <w:sz w:val="24"/>
            <w:szCs w:val="24"/>
          </w:rPr>
          <w:t>The required features include the following:</w:t>
        </w:r>
      </w:ins>
    </w:p>
    <w:p w:rsidR="004E6AF8" w:rsidRDefault="004E6AF8" w:rsidP="004E6AF8">
      <w:pPr>
        <w:pStyle w:val="ListParagraph"/>
        <w:numPr>
          <w:ilvl w:val="0"/>
          <w:numId w:val="21"/>
        </w:numPr>
        <w:spacing w:before="60" w:after="100" w:afterAutospacing="1" w:line="240" w:lineRule="auto"/>
        <w:rPr>
          <w:ins w:id="753" w:author="Moustafa Banbouk" w:date="2018-03-25T21:49:00Z"/>
          <w:rFonts w:ascii="Segoe UI" w:eastAsia="Times New Roman" w:hAnsi="Segoe UI" w:cs="Segoe UI"/>
          <w:color w:val="24292E"/>
          <w:sz w:val="24"/>
          <w:szCs w:val="24"/>
        </w:rPr>
      </w:pPr>
      <w:ins w:id="754" w:author="Moustafa Banbouk" w:date="2018-03-25T21:49:00Z">
        <w:r>
          <w:rPr>
            <w:rFonts w:ascii="Segoe UI" w:eastAsia="Times New Roman" w:hAnsi="Segoe UI" w:cs="Segoe UI"/>
            <w:color w:val="24292E"/>
            <w:sz w:val="24"/>
            <w:szCs w:val="24"/>
          </w:rPr>
          <w:t>Cryptocurrency cost before 1 day, 2 days, 3 days … 8 days</w:t>
        </w:r>
      </w:ins>
    </w:p>
    <w:p w:rsidR="004E6AF8" w:rsidRDefault="004E6AF8" w:rsidP="004E6AF8">
      <w:pPr>
        <w:pStyle w:val="ListParagraph"/>
        <w:numPr>
          <w:ilvl w:val="0"/>
          <w:numId w:val="21"/>
        </w:numPr>
        <w:spacing w:before="60" w:after="100" w:afterAutospacing="1" w:line="240" w:lineRule="auto"/>
        <w:rPr>
          <w:ins w:id="755" w:author="Moustafa Banbouk" w:date="2018-03-25T21:49:00Z"/>
          <w:rFonts w:ascii="Segoe UI" w:eastAsia="Times New Roman" w:hAnsi="Segoe UI" w:cs="Segoe UI"/>
          <w:color w:val="24292E"/>
          <w:sz w:val="24"/>
          <w:szCs w:val="24"/>
        </w:rPr>
      </w:pPr>
      <w:ins w:id="756" w:author="Moustafa Banbouk" w:date="2018-03-25T21:49:00Z">
        <w:r>
          <w:rPr>
            <w:rFonts w:ascii="Segoe UI" w:eastAsia="Times New Roman" w:hAnsi="Segoe UI" w:cs="Segoe UI"/>
            <w:color w:val="24292E"/>
            <w:sz w:val="24"/>
            <w:szCs w:val="24"/>
          </w:rPr>
          <w:t>Cryptocurrency cost before 2 weeks</w:t>
        </w:r>
      </w:ins>
    </w:p>
    <w:p w:rsidR="004E6AF8" w:rsidRDefault="004E6AF8" w:rsidP="004E6AF8">
      <w:pPr>
        <w:pStyle w:val="ListParagraph"/>
        <w:numPr>
          <w:ilvl w:val="0"/>
          <w:numId w:val="21"/>
        </w:numPr>
        <w:spacing w:before="60" w:after="100" w:afterAutospacing="1" w:line="240" w:lineRule="auto"/>
        <w:rPr>
          <w:ins w:id="757" w:author="Moustafa Banbouk" w:date="2018-03-25T21:49:00Z"/>
          <w:rFonts w:ascii="Segoe UI" w:eastAsia="Times New Roman" w:hAnsi="Segoe UI" w:cs="Segoe UI"/>
          <w:color w:val="24292E"/>
          <w:sz w:val="24"/>
          <w:szCs w:val="24"/>
        </w:rPr>
      </w:pPr>
      <w:ins w:id="758" w:author="Moustafa Banbouk" w:date="2018-03-25T21:49:00Z">
        <w:r>
          <w:rPr>
            <w:rFonts w:ascii="Segoe UI" w:eastAsia="Times New Roman" w:hAnsi="Segoe UI" w:cs="Segoe UI"/>
            <w:color w:val="24292E"/>
            <w:sz w:val="24"/>
            <w:szCs w:val="24"/>
          </w:rPr>
          <w:t>Cryptocurrency cost before 3 weeks</w:t>
        </w:r>
      </w:ins>
    </w:p>
    <w:p w:rsidR="004E6AF8" w:rsidRDefault="004E6AF8" w:rsidP="004E6AF8">
      <w:pPr>
        <w:pStyle w:val="ListParagraph"/>
        <w:numPr>
          <w:ilvl w:val="0"/>
          <w:numId w:val="21"/>
        </w:numPr>
        <w:spacing w:before="60" w:after="100" w:afterAutospacing="1" w:line="240" w:lineRule="auto"/>
        <w:rPr>
          <w:ins w:id="759" w:author="Moustafa Banbouk" w:date="2018-03-25T21:49:00Z"/>
          <w:rFonts w:ascii="Segoe UI" w:eastAsia="Times New Roman" w:hAnsi="Segoe UI" w:cs="Segoe UI"/>
          <w:color w:val="24292E"/>
          <w:sz w:val="24"/>
          <w:szCs w:val="24"/>
        </w:rPr>
      </w:pPr>
      <w:ins w:id="760" w:author="Moustafa Banbouk" w:date="2018-03-25T21:49:00Z">
        <w:r>
          <w:rPr>
            <w:rFonts w:ascii="Segoe UI" w:eastAsia="Times New Roman" w:hAnsi="Segoe UI" w:cs="Segoe UI"/>
            <w:color w:val="24292E"/>
            <w:sz w:val="24"/>
            <w:szCs w:val="24"/>
          </w:rPr>
          <w:t>Cryptocurrency cost before 4 weeks</w:t>
        </w:r>
      </w:ins>
    </w:p>
    <w:p w:rsidR="004E6AF8" w:rsidRDefault="004E6AF8" w:rsidP="004E6AF8">
      <w:pPr>
        <w:pStyle w:val="ListParagraph"/>
        <w:numPr>
          <w:ilvl w:val="0"/>
          <w:numId w:val="21"/>
        </w:numPr>
        <w:spacing w:before="60" w:after="100" w:afterAutospacing="1" w:line="240" w:lineRule="auto"/>
        <w:rPr>
          <w:ins w:id="761" w:author="Moustafa Banbouk" w:date="2018-03-25T21:49:00Z"/>
          <w:rFonts w:ascii="Segoe UI" w:eastAsia="Times New Roman" w:hAnsi="Segoe UI" w:cs="Segoe UI"/>
          <w:color w:val="24292E"/>
          <w:sz w:val="24"/>
          <w:szCs w:val="24"/>
        </w:rPr>
      </w:pPr>
      <w:ins w:id="762" w:author="Moustafa Banbouk" w:date="2018-03-25T21:49:00Z">
        <w:r>
          <w:rPr>
            <w:rFonts w:ascii="Segoe UI" w:eastAsia="Times New Roman" w:hAnsi="Segoe UI" w:cs="Segoe UI"/>
            <w:color w:val="24292E"/>
            <w:sz w:val="24"/>
            <w:szCs w:val="24"/>
          </w:rPr>
          <w:t>Cryptocurrency cost before 8 weeks</w:t>
        </w:r>
      </w:ins>
    </w:p>
    <w:p w:rsidR="004E6AF8" w:rsidRDefault="004E6AF8">
      <w:pPr>
        <w:spacing w:before="60" w:after="100" w:afterAutospacing="1" w:line="240" w:lineRule="auto"/>
        <w:rPr>
          <w:ins w:id="763" w:author="Moustafa Banbouk" w:date="2018-03-25T21:50:00Z"/>
          <w:rFonts w:ascii="Segoe UI" w:eastAsia="Times New Roman" w:hAnsi="Segoe UI" w:cs="Segoe UI"/>
          <w:color w:val="24292E"/>
          <w:sz w:val="24"/>
          <w:szCs w:val="24"/>
        </w:rPr>
        <w:pPrChange w:id="764" w:author="Moustafa Banbouk" w:date="2018-03-25T21:46:00Z">
          <w:pPr>
            <w:numPr>
              <w:numId w:val="8"/>
            </w:numPr>
            <w:tabs>
              <w:tab w:val="num" w:pos="720"/>
            </w:tabs>
            <w:spacing w:before="60" w:after="100" w:afterAutospacing="1" w:line="240" w:lineRule="auto"/>
            <w:ind w:left="720" w:hanging="360"/>
          </w:pPr>
        </w:pPrChange>
      </w:pPr>
      <w:ins w:id="765" w:author="Moustafa Banbouk" w:date="2018-03-25T21:49:00Z">
        <w:r>
          <w:rPr>
            <w:rFonts w:ascii="Segoe UI" w:eastAsia="Times New Roman" w:hAnsi="Segoe UI" w:cs="Segoe UI"/>
            <w:color w:val="24292E"/>
            <w:sz w:val="24"/>
            <w:szCs w:val="24"/>
          </w:rPr>
          <w:t xml:space="preserve">Consequently, we developed a function </w:t>
        </w:r>
      </w:ins>
      <w:proofErr w:type="spellStart"/>
      <w:proofErr w:type="gramStart"/>
      <w:ins w:id="766" w:author="Moustafa Banbouk" w:date="2018-03-25T21:50:00Z">
        <w:r>
          <w:rPr>
            <w:rFonts w:ascii="Segoe UI" w:eastAsia="Times New Roman" w:hAnsi="Segoe UI" w:cs="Segoe UI"/>
            <w:color w:val="24292E"/>
            <w:sz w:val="24"/>
            <w:szCs w:val="24"/>
          </w:rPr>
          <w:t>loadCryptos</w:t>
        </w:r>
        <w:proofErr w:type="spellEnd"/>
        <w:r>
          <w:rPr>
            <w:rFonts w:ascii="Segoe UI" w:eastAsia="Times New Roman" w:hAnsi="Segoe UI" w:cs="Segoe UI"/>
            <w:color w:val="24292E"/>
            <w:sz w:val="24"/>
            <w:szCs w:val="24"/>
          </w:rPr>
          <w:t>(</w:t>
        </w:r>
        <w:proofErr w:type="gramEnd"/>
        <w:r>
          <w:rPr>
            <w:rFonts w:ascii="Segoe UI" w:eastAsia="Times New Roman" w:hAnsi="Segoe UI" w:cs="Segoe UI"/>
            <w:color w:val="24292E"/>
            <w:sz w:val="24"/>
            <w:szCs w:val="24"/>
          </w:rPr>
          <w:t>) that will read the al</w:t>
        </w:r>
      </w:ins>
      <w:ins w:id="767" w:author="Moustafa Banbouk" w:date="2018-03-25T21:56:00Z">
        <w:r>
          <w:rPr>
            <w:rFonts w:ascii="Segoe UI" w:eastAsia="Times New Roman" w:hAnsi="Segoe UI" w:cs="Segoe UI"/>
            <w:color w:val="24292E"/>
            <w:sz w:val="24"/>
            <w:szCs w:val="24"/>
          </w:rPr>
          <w:t>t</w:t>
        </w:r>
      </w:ins>
      <w:ins w:id="768" w:author="Moustafa Banbouk" w:date="2018-03-25T21:50:00Z">
        <w:r>
          <w:rPr>
            <w:rFonts w:ascii="Segoe UI" w:eastAsia="Times New Roman" w:hAnsi="Segoe UI" w:cs="Segoe UI"/>
            <w:color w:val="24292E"/>
            <w:sz w:val="24"/>
            <w:szCs w:val="24"/>
          </w:rPr>
          <w:t xml:space="preserve">coin attributes from </w:t>
        </w:r>
      </w:ins>
      <w:ins w:id="769" w:author="Moustafa Banbouk" w:date="2018-03-25T21:51:00Z">
        <w:r>
          <w:rPr>
            <w:rFonts w:ascii="Segoe UI" w:eastAsia="Times New Roman" w:hAnsi="Segoe UI" w:cs="Segoe UI"/>
            <w:color w:val="24292E"/>
            <w:sz w:val="24"/>
            <w:szCs w:val="24"/>
          </w:rPr>
          <w:t>api.</w:t>
        </w:r>
      </w:ins>
      <w:ins w:id="770" w:author="Moustafa Banbouk" w:date="2018-03-25T21:50:00Z">
        <w:r>
          <w:rPr>
            <w:rFonts w:ascii="Segoe UI" w:eastAsia="Times New Roman" w:hAnsi="Segoe UI" w:cs="Segoe UI"/>
            <w:color w:val="24292E"/>
            <w:sz w:val="24"/>
            <w:szCs w:val="24"/>
          </w:rPr>
          <w:t>cryptocompare</w:t>
        </w:r>
      </w:ins>
      <w:ins w:id="771" w:author="Moustafa Banbouk" w:date="2018-03-25T21:51:00Z">
        <w:r>
          <w:rPr>
            <w:rFonts w:ascii="Segoe UI" w:eastAsia="Times New Roman" w:hAnsi="Segoe UI" w:cs="Segoe UI"/>
            <w:color w:val="24292E"/>
            <w:sz w:val="24"/>
            <w:szCs w:val="24"/>
          </w:rPr>
          <w:t xml:space="preserve">.com and build a table </w:t>
        </w:r>
      </w:ins>
      <w:ins w:id="772" w:author="Moustafa Banbouk" w:date="2018-03-25T21:56:00Z">
        <w:r w:rsidR="003C76BD">
          <w:rPr>
            <w:rFonts w:ascii="Segoe UI" w:eastAsia="Times New Roman" w:hAnsi="Segoe UI" w:cs="Segoe UI"/>
            <w:color w:val="24292E"/>
            <w:sz w:val="24"/>
            <w:szCs w:val="24"/>
          </w:rPr>
          <w:t>that will append</w:t>
        </w:r>
      </w:ins>
      <w:ins w:id="773" w:author="Moustafa Banbouk" w:date="2018-03-25T21:51:00Z">
        <w:r>
          <w:rPr>
            <w:rFonts w:ascii="Segoe UI" w:eastAsia="Times New Roman" w:hAnsi="Segoe UI" w:cs="Segoe UI"/>
            <w:color w:val="24292E"/>
            <w:sz w:val="24"/>
            <w:szCs w:val="24"/>
          </w:rPr>
          <w:t xml:space="preserve"> the target features</w:t>
        </w:r>
      </w:ins>
      <w:ins w:id="774" w:author="Moustafa Banbouk" w:date="2018-03-25T21:56:00Z">
        <w:r w:rsidR="003C76BD">
          <w:rPr>
            <w:rFonts w:ascii="Segoe UI" w:eastAsia="Times New Roman" w:hAnsi="Segoe UI" w:cs="Segoe UI"/>
            <w:color w:val="24292E"/>
            <w:sz w:val="24"/>
            <w:szCs w:val="24"/>
          </w:rPr>
          <w:t xml:space="preserve"> besides to the original features downloaded from </w:t>
        </w:r>
      </w:ins>
      <w:ins w:id="775" w:author="Moustafa Banbouk" w:date="2018-03-25T21:57:00Z">
        <w:r w:rsidR="003C76BD">
          <w:rPr>
            <w:rFonts w:ascii="Segoe UI" w:eastAsia="Times New Roman" w:hAnsi="Segoe UI" w:cs="Segoe UI"/>
            <w:color w:val="24292E"/>
            <w:sz w:val="24"/>
            <w:szCs w:val="24"/>
          </w:rPr>
          <w:t>api.</w:t>
        </w:r>
      </w:ins>
      <w:ins w:id="776" w:author="Moustafa Banbouk" w:date="2018-03-25T21:56:00Z">
        <w:r w:rsidR="003C76BD">
          <w:rPr>
            <w:rFonts w:ascii="Segoe UI" w:eastAsia="Times New Roman" w:hAnsi="Segoe UI" w:cs="Segoe UI"/>
            <w:color w:val="24292E"/>
            <w:sz w:val="24"/>
            <w:szCs w:val="24"/>
          </w:rPr>
          <w:t>cryptocompare.com</w:t>
        </w:r>
      </w:ins>
      <w:ins w:id="777" w:author="Moustafa Banbouk" w:date="2018-03-25T21:50:00Z">
        <w:r>
          <w:rPr>
            <w:rFonts w:ascii="Segoe UI" w:eastAsia="Times New Roman" w:hAnsi="Segoe UI" w:cs="Segoe UI"/>
            <w:color w:val="24292E"/>
            <w:sz w:val="24"/>
            <w:szCs w:val="24"/>
          </w:rPr>
          <w:t>:</w:t>
        </w:r>
      </w:ins>
    </w:p>
    <w:p w:rsidR="004E6AF8" w:rsidRPr="001F626D" w:rsidRDefault="004E6AF8">
      <w:pPr>
        <w:pStyle w:val="Heading4"/>
        <w:shd w:val="clear" w:color="auto" w:fill="FFFFFF"/>
        <w:spacing w:before="0"/>
        <w:rPr>
          <w:ins w:id="778" w:author="Moustafa Banbouk" w:date="2018-03-25T21:51:00Z"/>
          <w:rFonts w:ascii="Courier New" w:hAnsi="Courier New" w:cs="Courier New"/>
          <w:color w:val="000000"/>
          <w:sz w:val="18"/>
          <w:szCs w:val="18"/>
          <w:rPrChange w:id="779" w:author="Moustafa Banbouk" w:date="2018-03-25T22:13:00Z">
            <w:rPr>
              <w:ins w:id="780" w:author="Moustafa Banbouk" w:date="2018-03-25T21:51:00Z"/>
              <w:rFonts w:ascii="Helvetica" w:hAnsi="Helvetica" w:cs="Helvetica"/>
              <w:color w:val="000000"/>
              <w:sz w:val="21"/>
              <w:szCs w:val="21"/>
            </w:rPr>
          </w:rPrChange>
        </w:rPr>
        <w:pPrChange w:id="781" w:author="Moustafa Banbouk" w:date="2018-03-25T21:52:00Z">
          <w:pPr>
            <w:pStyle w:val="Heading5"/>
            <w:shd w:val="clear" w:color="auto" w:fill="FFFFFF"/>
            <w:spacing w:before="480"/>
          </w:pPr>
        </w:pPrChange>
      </w:pPr>
      <w:ins w:id="782" w:author="Moustafa Banbouk" w:date="2018-03-25T21:50:00Z">
        <w:r w:rsidRPr="001F626D">
          <w:rPr>
            <w:rFonts w:ascii="Courier New" w:hAnsi="Courier New" w:cs="Courier New"/>
            <w:b/>
            <w:bCs/>
            <w:color w:val="000000"/>
            <w:sz w:val="18"/>
            <w:szCs w:val="18"/>
            <w:rPrChange w:id="783" w:author="Moustafa Banbouk" w:date="2018-03-25T22:13:00Z">
              <w:rPr>
                <w:rFonts w:ascii="Helvetica" w:hAnsi="Helvetica" w:cs="Helvetica"/>
                <w:i/>
                <w:iCs/>
                <w:color w:val="000000"/>
                <w:sz w:val="21"/>
                <w:szCs w:val="21"/>
              </w:rPr>
            </w:rPrChange>
          </w:rPr>
          <w:t>Function</w:t>
        </w:r>
        <w:r w:rsidRPr="001F626D">
          <w:rPr>
            <w:rFonts w:ascii="Courier New" w:hAnsi="Courier New" w:cs="Courier New"/>
            <w:color w:val="000000"/>
            <w:sz w:val="18"/>
            <w:szCs w:val="18"/>
            <w:rPrChange w:id="784" w:author="Moustafa Banbouk" w:date="2018-03-25T22:13:00Z">
              <w:rPr>
                <w:rFonts w:ascii="Helvetica" w:hAnsi="Helvetica" w:cs="Helvetica"/>
                <w:i/>
                <w:iCs/>
                <w:color w:val="000000"/>
                <w:sz w:val="21"/>
                <w:szCs w:val="21"/>
              </w:rPr>
            </w:rPrChange>
          </w:rPr>
          <w:t xml:space="preserve">: </w:t>
        </w:r>
        <w:proofErr w:type="spellStart"/>
        <w:r w:rsidRPr="001F626D">
          <w:rPr>
            <w:rFonts w:ascii="Courier New" w:hAnsi="Courier New" w:cs="Courier New"/>
            <w:color w:val="000000"/>
            <w:sz w:val="18"/>
            <w:szCs w:val="18"/>
            <w:rPrChange w:id="785" w:author="Moustafa Banbouk" w:date="2018-03-25T22:13:00Z">
              <w:rPr>
                <w:rFonts w:ascii="Helvetica" w:hAnsi="Helvetica" w:cs="Helvetica"/>
                <w:i/>
                <w:iCs/>
                <w:color w:val="000000"/>
                <w:sz w:val="21"/>
                <w:szCs w:val="21"/>
              </w:rPr>
            </w:rPrChange>
          </w:rPr>
          <w:t>loadCryptos</w:t>
        </w:r>
      </w:ins>
      <w:proofErr w:type="spellEnd"/>
    </w:p>
    <w:p w:rsidR="004E6AF8" w:rsidRPr="001F626D" w:rsidRDefault="004E6AF8">
      <w:pPr>
        <w:pStyle w:val="Heading4"/>
        <w:shd w:val="clear" w:color="auto" w:fill="FFFFFF"/>
        <w:spacing w:before="0"/>
        <w:rPr>
          <w:ins w:id="786" w:author="Moustafa Banbouk" w:date="2018-03-25T21:50:00Z"/>
          <w:rFonts w:ascii="Courier New" w:hAnsi="Courier New" w:cs="Courier New"/>
          <w:i w:val="0"/>
          <w:iCs w:val="0"/>
          <w:color w:val="000000"/>
          <w:sz w:val="18"/>
          <w:szCs w:val="18"/>
          <w:rPrChange w:id="787" w:author="Moustafa Banbouk" w:date="2018-03-25T22:13:00Z">
            <w:rPr>
              <w:ins w:id="788" w:author="Moustafa Banbouk" w:date="2018-03-25T21:50:00Z"/>
              <w:rFonts w:ascii="Helvetica" w:hAnsi="Helvetica" w:cs="Helvetica"/>
              <w:i/>
              <w:iCs/>
              <w:color w:val="000000"/>
              <w:sz w:val="21"/>
              <w:szCs w:val="21"/>
            </w:rPr>
          </w:rPrChange>
        </w:rPr>
        <w:pPrChange w:id="789" w:author="Moustafa Banbouk" w:date="2018-03-25T21:52:00Z">
          <w:pPr>
            <w:pStyle w:val="Heading5"/>
            <w:shd w:val="clear" w:color="auto" w:fill="FFFFFF"/>
            <w:spacing w:before="480"/>
          </w:pPr>
        </w:pPrChange>
      </w:pPr>
      <w:ins w:id="790" w:author="Moustafa Banbouk" w:date="2018-03-25T21:50:00Z">
        <w:r w:rsidRPr="001F626D">
          <w:rPr>
            <w:rFonts w:ascii="Courier New" w:hAnsi="Courier New" w:cs="Courier New"/>
            <w:b/>
            <w:bCs/>
            <w:i w:val="0"/>
            <w:iCs w:val="0"/>
            <w:color w:val="000000"/>
            <w:sz w:val="18"/>
            <w:szCs w:val="18"/>
            <w:rPrChange w:id="791" w:author="Moustafa Banbouk" w:date="2018-03-25T22:13:00Z">
              <w:rPr>
                <w:rFonts w:ascii="Helvetica" w:hAnsi="Helvetica" w:cs="Helvetica"/>
                <w:color w:val="000000"/>
                <w:sz w:val="21"/>
                <w:szCs w:val="21"/>
              </w:rPr>
            </w:rPrChange>
          </w:rPr>
          <w:t>Overview</w:t>
        </w:r>
        <w:r w:rsidRPr="001F626D">
          <w:rPr>
            <w:rFonts w:ascii="Courier New" w:hAnsi="Courier New" w:cs="Courier New"/>
            <w:i w:val="0"/>
            <w:iCs w:val="0"/>
            <w:color w:val="000000"/>
            <w:sz w:val="18"/>
            <w:szCs w:val="18"/>
            <w:rPrChange w:id="792" w:author="Moustafa Banbouk" w:date="2018-03-25T22:13:00Z">
              <w:rPr>
                <w:rFonts w:ascii="Helvetica" w:hAnsi="Helvetica" w:cs="Helvetica"/>
                <w:color w:val="000000"/>
                <w:sz w:val="21"/>
                <w:szCs w:val="21"/>
              </w:rPr>
            </w:rPrChange>
          </w:rPr>
          <w:t xml:space="preserve">: This function derives closing, high, low and opening price in addition to the volume exchanged of the top 9 cryptocurrencies through </w:t>
        </w:r>
        <w:proofErr w:type="spellStart"/>
        <w:r w:rsidRPr="001F626D">
          <w:rPr>
            <w:rFonts w:ascii="Courier New" w:hAnsi="Courier New" w:cs="Courier New"/>
            <w:i w:val="0"/>
            <w:iCs w:val="0"/>
            <w:color w:val="000000"/>
            <w:sz w:val="18"/>
            <w:szCs w:val="18"/>
            <w:rPrChange w:id="793" w:author="Moustafa Banbouk" w:date="2018-03-25T22:13:00Z">
              <w:rPr>
                <w:rFonts w:ascii="Helvetica" w:hAnsi="Helvetica" w:cs="Helvetica"/>
                <w:color w:val="000000"/>
                <w:sz w:val="21"/>
                <w:szCs w:val="21"/>
              </w:rPr>
            </w:rPrChange>
          </w:rPr>
          <w:t>CryptoCompare's</w:t>
        </w:r>
        <w:proofErr w:type="spellEnd"/>
        <w:r w:rsidRPr="001F626D">
          <w:rPr>
            <w:rFonts w:ascii="Courier New" w:hAnsi="Courier New" w:cs="Courier New"/>
            <w:i w:val="0"/>
            <w:iCs w:val="0"/>
            <w:color w:val="000000"/>
            <w:sz w:val="18"/>
            <w:szCs w:val="18"/>
            <w:rPrChange w:id="794" w:author="Moustafa Banbouk" w:date="2018-03-25T22:13:00Z">
              <w:rPr>
                <w:rFonts w:ascii="Helvetica" w:hAnsi="Helvetica" w:cs="Helvetica"/>
                <w:color w:val="000000"/>
                <w:sz w:val="21"/>
                <w:szCs w:val="21"/>
              </w:rPr>
            </w:rPrChange>
          </w:rPr>
          <w:t xml:space="preserve"> </w:t>
        </w:r>
        <w:proofErr w:type="spellStart"/>
        <w:proofErr w:type="gramStart"/>
        <w:r w:rsidRPr="001F626D">
          <w:rPr>
            <w:rFonts w:ascii="Courier New" w:hAnsi="Courier New" w:cs="Courier New"/>
            <w:i w:val="0"/>
            <w:iCs w:val="0"/>
            <w:color w:val="000000"/>
            <w:sz w:val="18"/>
            <w:szCs w:val="18"/>
            <w:rPrChange w:id="795" w:author="Moustafa Banbouk" w:date="2018-03-25T22:13:00Z">
              <w:rPr>
                <w:rFonts w:ascii="Helvetica" w:hAnsi="Helvetica" w:cs="Helvetica"/>
                <w:color w:val="000000"/>
                <w:sz w:val="21"/>
                <w:szCs w:val="21"/>
              </w:rPr>
            </w:rPrChange>
          </w:rPr>
          <w:t>histoday</w:t>
        </w:r>
        <w:proofErr w:type="spellEnd"/>
        <w:r w:rsidRPr="001F626D">
          <w:rPr>
            <w:rFonts w:ascii="Courier New" w:hAnsi="Courier New" w:cs="Courier New"/>
            <w:i w:val="0"/>
            <w:iCs w:val="0"/>
            <w:color w:val="000000"/>
            <w:sz w:val="18"/>
            <w:szCs w:val="18"/>
            <w:rPrChange w:id="796" w:author="Moustafa Banbouk" w:date="2018-03-25T22:13:00Z">
              <w:rPr>
                <w:rFonts w:ascii="Helvetica" w:hAnsi="Helvetica" w:cs="Helvetica"/>
                <w:color w:val="000000"/>
                <w:sz w:val="21"/>
                <w:szCs w:val="21"/>
              </w:rPr>
            </w:rPrChange>
          </w:rPr>
          <w:t>(</w:t>
        </w:r>
        <w:proofErr w:type="gramEnd"/>
        <w:r w:rsidRPr="001F626D">
          <w:rPr>
            <w:rFonts w:ascii="Courier New" w:hAnsi="Courier New" w:cs="Courier New"/>
            <w:i w:val="0"/>
            <w:iCs w:val="0"/>
            <w:color w:val="000000"/>
            <w:sz w:val="18"/>
            <w:szCs w:val="18"/>
            <w:rPrChange w:id="797" w:author="Moustafa Banbouk" w:date="2018-03-25T22:13:00Z">
              <w:rPr>
                <w:rFonts w:ascii="Helvetica" w:hAnsi="Helvetica" w:cs="Helvetica"/>
                <w:color w:val="000000"/>
                <w:sz w:val="21"/>
                <w:szCs w:val="21"/>
              </w:rPr>
            </w:rPrChange>
          </w:rPr>
          <w:t xml:space="preserve">) API and store the output in a </w:t>
        </w:r>
        <w:proofErr w:type="spellStart"/>
        <w:r w:rsidRPr="001F626D">
          <w:rPr>
            <w:rFonts w:ascii="Courier New" w:hAnsi="Courier New" w:cs="Courier New"/>
            <w:i w:val="0"/>
            <w:iCs w:val="0"/>
            <w:color w:val="000000"/>
            <w:sz w:val="18"/>
            <w:szCs w:val="18"/>
            <w:rPrChange w:id="798" w:author="Moustafa Banbouk" w:date="2018-03-25T22:13:00Z">
              <w:rPr>
                <w:rFonts w:ascii="Helvetica" w:hAnsi="Helvetica" w:cs="Helvetica"/>
                <w:color w:val="000000"/>
                <w:sz w:val="21"/>
                <w:szCs w:val="21"/>
              </w:rPr>
            </w:rPrChange>
          </w:rPr>
          <w:t>Dataframe</w:t>
        </w:r>
        <w:proofErr w:type="spellEnd"/>
      </w:ins>
    </w:p>
    <w:p w:rsidR="004E6AF8" w:rsidRPr="001F626D" w:rsidRDefault="004E6AF8">
      <w:pPr>
        <w:pStyle w:val="Heading5"/>
        <w:shd w:val="clear" w:color="auto" w:fill="FFFFFF"/>
        <w:spacing w:before="0"/>
        <w:rPr>
          <w:ins w:id="799" w:author="Moustafa Banbouk" w:date="2018-03-25T21:50:00Z"/>
          <w:rFonts w:ascii="Courier New" w:hAnsi="Courier New" w:cs="Courier New"/>
          <w:i/>
          <w:iCs/>
          <w:color w:val="000000"/>
          <w:sz w:val="18"/>
          <w:szCs w:val="18"/>
          <w:rPrChange w:id="800" w:author="Moustafa Banbouk" w:date="2018-03-25T22:13:00Z">
            <w:rPr>
              <w:ins w:id="801" w:author="Moustafa Banbouk" w:date="2018-03-25T21:50:00Z"/>
              <w:rFonts w:ascii="Helvetica" w:hAnsi="Helvetica" w:cs="Helvetica"/>
              <w:i/>
              <w:iCs/>
              <w:color w:val="000000"/>
              <w:sz w:val="21"/>
              <w:szCs w:val="21"/>
            </w:rPr>
          </w:rPrChange>
        </w:rPr>
        <w:pPrChange w:id="802" w:author="Moustafa Banbouk" w:date="2018-03-25T21:52:00Z">
          <w:pPr>
            <w:pStyle w:val="Heading5"/>
            <w:shd w:val="clear" w:color="auto" w:fill="FFFFFF"/>
            <w:spacing w:before="480"/>
          </w:pPr>
        </w:pPrChange>
      </w:pPr>
      <w:ins w:id="803" w:author="Moustafa Banbouk" w:date="2018-03-25T21:50:00Z">
        <w:r w:rsidRPr="001F626D">
          <w:rPr>
            <w:rFonts w:ascii="Courier New" w:hAnsi="Courier New" w:cs="Courier New"/>
            <w:b/>
            <w:bCs/>
            <w:i/>
            <w:iCs/>
            <w:color w:val="000000"/>
            <w:sz w:val="18"/>
            <w:szCs w:val="18"/>
            <w:rPrChange w:id="804" w:author="Moustafa Banbouk" w:date="2018-03-25T22:13:00Z">
              <w:rPr>
                <w:rFonts w:ascii="Helvetica" w:hAnsi="Helvetica" w:cs="Helvetica"/>
                <w:i/>
                <w:iCs/>
                <w:color w:val="000000"/>
                <w:sz w:val="21"/>
                <w:szCs w:val="21"/>
              </w:rPr>
            </w:rPrChange>
          </w:rPr>
          <w:t>Input</w:t>
        </w:r>
        <w:r w:rsidRPr="001F626D">
          <w:rPr>
            <w:rFonts w:ascii="Courier New" w:hAnsi="Courier New" w:cs="Courier New"/>
            <w:i/>
            <w:iCs/>
            <w:color w:val="000000"/>
            <w:sz w:val="18"/>
            <w:szCs w:val="18"/>
            <w:rPrChange w:id="805" w:author="Moustafa Banbouk" w:date="2018-03-25T22:13:00Z">
              <w:rPr>
                <w:rFonts w:ascii="Helvetica" w:hAnsi="Helvetica" w:cs="Helvetica"/>
                <w:i/>
                <w:iCs/>
                <w:color w:val="000000"/>
                <w:sz w:val="21"/>
                <w:szCs w:val="21"/>
              </w:rPr>
            </w:rPrChange>
          </w:rPr>
          <w:t>:</w:t>
        </w:r>
      </w:ins>
    </w:p>
    <w:p w:rsidR="004E6AF8" w:rsidRPr="001F626D" w:rsidRDefault="004E6AF8">
      <w:pPr>
        <w:pStyle w:val="HTMLPreformatted"/>
        <w:shd w:val="clear" w:color="auto" w:fill="FFFFFF"/>
        <w:ind w:left="480" w:right="480"/>
        <w:rPr>
          <w:ins w:id="806" w:author="Moustafa Banbouk" w:date="2018-03-25T21:50:00Z"/>
          <w:rStyle w:val="HTMLCode"/>
          <w:color w:val="000000"/>
          <w:sz w:val="18"/>
          <w:szCs w:val="18"/>
          <w:bdr w:val="none" w:sz="0" w:space="0" w:color="auto" w:frame="1"/>
          <w:shd w:val="clear" w:color="auto" w:fill="FFFFFF"/>
          <w:rPrChange w:id="807" w:author="Moustafa Banbouk" w:date="2018-03-25T22:13:00Z">
            <w:rPr>
              <w:ins w:id="808" w:author="Moustafa Banbouk" w:date="2018-03-25T21:50:00Z"/>
              <w:rStyle w:val="HTMLCode"/>
              <w:color w:val="000000"/>
              <w:sz w:val="21"/>
              <w:szCs w:val="21"/>
              <w:bdr w:val="none" w:sz="0" w:space="0" w:color="auto" w:frame="1"/>
              <w:shd w:val="clear" w:color="auto" w:fill="FFFFFF"/>
            </w:rPr>
          </w:rPrChange>
        </w:rPr>
        <w:pPrChange w:id="809" w:author="Moustafa Banbouk" w:date="2018-03-25T21:52:00Z">
          <w:pPr>
            <w:pStyle w:val="HTMLPreformatted"/>
            <w:shd w:val="clear" w:color="auto" w:fill="FFFFFF"/>
            <w:wordWrap w:val="0"/>
            <w:spacing w:before="240" w:after="240"/>
            <w:ind w:left="480" w:right="480"/>
          </w:pPr>
        </w:pPrChange>
      </w:pPr>
      <w:ins w:id="810" w:author="Moustafa Banbouk" w:date="2018-03-25T21:50:00Z">
        <w:r w:rsidRPr="001F626D">
          <w:rPr>
            <w:rStyle w:val="HTMLCode"/>
            <w:color w:val="000000"/>
            <w:sz w:val="18"/>
            <w:szCs w:val="18"/>
            <w:bdr w:val="none" w:sz="0" w:space="0" w:color="auto" w:frame="1"/>
            <w:shd w:val="clear" w:color="auto" w:fill="FFFFFF"/>
            <w:rPrChange w:id="811" w:author="Moustafa Banbouk" w:date="2018-03-25T22:13:00Z">
              <w:rPr>
                <w:rStyle w:val="HTMLCode"/>
                <w:color w:val="000000"/>
                <w:sz w:val="21"/>
                <w:szCs w:val="21"/>
                <w:bdr w:val="none" w:sz="0" w:space="0" w:color="auto" w:frame="1"/>
                <w:shd w:val="clear" w:color="auto" w:fill="FFFFFF"/>
              </w:rPr>
            </w:rPrChange>
          </w:rPr>
          <w:t xml:space="preserve">  </w:t>
        </w:r>
        <w:proofErr w:type="spellStart"/>
        <w:r w:rsidRPr="001F626D">
          <w:rPr>
            <w:rStyle w:val="HTMLCode"/>
            <w:color w:val="000000"/>
            <w:sz w:val="18"/>
            <w:szCs w:val="18"/>
            <w:bdr w:val="none" w:sz="0" w:space="0" w:color="auto" w:frame="1"/>
            <w:shd w:val="clear" w:color="auto" w:fill="FFFFFF"/>
            <w:rPrChange w:id="812" w:author="Moustafa Banbouk" w:date="2018-03-25T22:13:00Z">
              <w:rPr>
                <w:rStyle w:val="HTMLCode"/>
                <w:color w:val="000000"/>
                <w:sz w:val="21"/>
                <w:szCs w:val="21"/>
                <w:bdr w:val="none" w:sz="0" w:space="0" w:color="auto" w:frame="1"/>
                <w:shd w:val="clear" w:color="auto" w:fill="FFFFFF"/>
              </w:rPr>
            </w:rPrChange>
          </w:rPr>
          <w:t>tsLastDayLastDAy</w:t>
        </w:r>
        <w:proofErr w:type="spellEnd"/>
        <w:r w:rsidRPr="001F626D">
          <w:rPr>
            <w:rStyle w:val="HTMLCode"/>
            <w:color w:val="000000"/>
            <w:sz w:val="18"/>
            <w:szCs w:val="18"/>
            <w:bdr w:val="none" w:sz="0" w:space="0" w:color="auto" w:frame="1"/>
            <w:shd w:val="clear" w:color="auto" w:fill="FFFFFF"/>
            <w:rPrChange w:id="813" w:author="Moustafa Banbouk" w:date="2018-03-25T22:13:00Z">
              <w:rPr>
                <w:rStyle w:val="HTMLCode"/>
                <w:color w:val="000000"/>
                <w:sz w:val="21"/>
                <w:szCs w:val="21"/>
                <w:bdr w:val="none" w:sz="0" w:space="0" w:color="auto" w:frame="1"/>
                <w:shd w:val="clear" w:color="auto" w:fill="FFFFFF"/>
              </w:rPr>
            </w:rPrChange>
          </w:rPr>
          <w:t xml:space="preserve">: The timestamp of the last day to be read from </w:t>
        </w:r>
        <w:proofErr w:type="spellStart"/>
        <w:r w:rsidRPr="001F626D">
          <w:rPr>
            <w:rStyle w:val="HTMLCode"/>
            <w:color w:val="000000"/>
            <w:sz w:val="18"/>
            <w:szCs w:val="18"/>
            <w:bdr w:val="none" w:sz="0" w:space="0" w:color="auto" w:frame="1"/>
            <w:shd w:val="clear" w:color="auto" w:fill="FFFFFF"/>
            <w:rPrChange w:id="814" w:author="Moustafa Banbouk" w:date="2018-03-25T22:13:00Z">
              <w:rPr>
                <w:rStyle w:val="HTMLCode"/>
                <w:color w:val="000000"/>
                <w:sz w:val="21"/>
                <w:szCs w:val="21"/>
                <w:bdr w:val="none" w:sz="0" w:space="0" w:color="auto" w:frame="1"/>
                <w:shd w:val="clear" w:color="auto" w:fill="FFFFFF"/>
              </w:rPr>
            </w:rPrChange>
          </w:rPr>
          <w:t>CryptCompare</w:t>
        </w:r>
        <w:proofErr w:type="spellEnd"/>
        <w:r w:rsidRPr="001F626D">
          <w:rPr>
            <w:rStyle w:val="HTMLCode"/>
            <w:color w:val="000000"/>
            <w:sz w:val="18"/>
            <w:szCs w:val="18"/>
            <w:bdr w:val="none" w:sz="0" w:space="0" w:color="auto" w:frame="1"/>
            <w:shd w:val="clear" w:color="auto" w:fill="FFFFFF"/>
            <w:rPrChange w:id="815" w:author="Moustafa Banbouk" w:date="2018-03-25T22:13:00Z">
              <w:rPr>
                <w:rStyle w:val="HTMLCode"/>
                <w:color w:val="000000"/>
                <w:sz w:val="21"/>
                <w:szCs w:val="21"/>
                <w:bdr w:val="none" w:sz="0" w:space="0" w:color="auto" w:frame="1"/>
                <w:shd w:val="clear" w:color="auto" w:fill="FFFFFF"/>
              </w:rPr>
            </w:rPrChange>
          </w:rPr>
          <w:t xml:space="preserve"> </w:t>
        </w:r>
        <w:proofErr w:type="spellStart"/>
        <w:proofErr w:type="gramStart"/>
        <w:r w:rsidRPr="001F626D">
          <w:rPr>
            <w:rStyle w:val="HTMLCode"/>
            <w:color w:val="000000"/>
            <w:sz w:val="18"/>
            <w:szCs w:val="18"/>
            <w:bdr w:val="none" w:sz="0" w:space="0" w:color="auto" w:frame="1"/>
            <w:shd w:val="clear" w:color="auto" w:fill="FFFFFF"/>
            <w:rPrChange w:id="816" w:author="Moustafa Banbouk" w:date="2018-03-25T22:13:00Z">
              <w:rPr>
                <w:rStyle w:val="HTMLCode"/>
                <w:color w:val="000000"/>
                <w:sz w:val="21"/>
                <w:szCs w:val="21"/>
                <w:bdr w:val="none" w:sz="0" w:space="0" w:color="auto" w:frame="1"/>
                <w:shd w:val="clear" w:color="auto" w:fill="FFFFFF"/>
              </w:rPr>
            </w:rPrChange>
          </w:rPr>
          <w:t>histoday</w:t>
        </w:r>
        <w:proofErr w:type="spellEnd"/>
        <w:r w:rsidRPr="001F626D">
          <w:rPr>
            <w:rStyle w:val="HTMLCode"/>
            <w:color w:val="000000"/>
            <w:sz w:val="18"/>
            <w:szCs w:val="18"/>
            <w:bdr w:val="none" w:sz="0" w:space="0" w:color="auto" w:frame="1"/>
            <w:shd w:val="clear" w:color="auto" w:fill="FFFFFF"/>
            <w:rPrChange w:id="817" w:author="Moustafa Banbouk" w:date="2018-03-25T22:13:00Z">
              <w:rPr>
                <w:rStyle w:val="HTMLCode"/>
                <w:color w:val="000000"/>
                <w:sz w:val="21"/>
                <w:szCs w:val="21"/>
                <w:bdr w:val="none" w:sz="0" w:space="0" w:color="auto" w:frame="1"/>
                <w:shd w:val="clear" w:color="auto" w:fill="FFFFFF"/>
              </w:rPr>
            </w:rPrChange>
          </w:rPr>
          <w:t>(</w:t>
        </w:r>
        <w:proofErr w:type="gramEnd"/>
        <w:r w:rsidRPr="001F626D">
          <w:rPr>
            <w:rStyle w:val="HTMLCode"/>
            <w:color w:val="000000"/>
            <w:sz w:val="18"/>
            <w:szCs w:val="18"/>
            <w:bdr w:val="none" w:sz="0" w:space="0" w:color="auto" w:frame="1"/>
            <w:shd w:val="clear" w:color="auto" w:fill="FFFFFF"/>
            <w:rPrChange w:id="818" w:author="Moustafa Banbouk" w:date="2018-03-25T22:13:00Z">
              <w:rPr>
                <w:rStyle w:val="HTMLCode"/>
                <w:color w:val="000000"/>
                <w:sz w:val="21"/>
                <w:szCs w:val="21"/>
                <w:bdr w:val="none" w:sz="0" w:space="0" w:color="auto" w:frame="1"/>
                <w:shd w:val="clear" w:color="auto" w:fill="FFFFFF"/>
              </w:rPr>
            </w:rPrChange>
          </w:rPr>
          <w:t>) API</w:t>
        </w:r>
      </w:ins>
    </w:p>
    <w:p w:rsidR="004E6AF8" w:rsidRPr="001F626D" w:rsidRDefault="004E6AF8">
      <w:pPr>
        <w:pStyle w:val="HTMLPreformatted"/>
        <w:shd w:val="clear" w:color="auto" w:fill="FFFFFF"/>
        <w:ind w:left="480" w:right="480"/>
        <w:rPr>
          <w:ins w:id="819" w:author="Moustafa Banbouk" w:date="2018-03-25T21:50:00Z"/>
          <w:rStyle w:val="HTMLCode"/>
          <w:color w:val="000000"/>
          <w:sz w:val="18"/>
          <w:szCs w:val="18"/>
          <w:bdr w:val="none" w:sz="0" w:space="0" w:color="auto" w:frame="1"/>
          <w:shd w:val="clear" w:color="auto" w:fill="FFFFFF"/>
          <w:rPrChange w:id="820" w:author="Moustafa Banbouk" w:date="2018-03-25T22:13:00Z">
            <w:rPr>
              <w:ins w:id="821" w:author="Moustafa Banbouk" w:date="2018-03-25T21:50:00Z"/>
              <w:rStyle w:val="HTMLCode"/>
              <w:color w:val="000000"/>
              <w:sz w:val="21"/>
              <w:szCs w:val="21"/>
              <w:bdr w:val="none" w:sz="0" w:space="0" w:color="auto" w:frame="1"/>
              <w:shd w:val="clear" w:color="auto" w:fill="FFFFFF"/>
            </w:rPr>
          </w:rPrChange>
        </w:rPr>
        <w:pPrChange w:id="822" w:author="Moustafa Banbouk" w:date="2018-03-25T21:52:00Z">
          <w:pPr>
            <w:pStyle w:val="HTMLPreformatted"/>
            <w:shd w:val="clear" w:color="auto" w:fill="FFFFFF"/>
            <w:wordWrap w:val="0"/>
            <w:spacing w:before="240" w:after="240"/>
            <w:ind w:left="480" w:right="480"/>
          </w:pPr>
        </w:pPrChange>
      </w:pPr>
      <w:ins w:id="823" w:author="Moustafa Banbouk" w:date="2018-03-25T21:50:00Z">
        <w:r w:rsidRPr="001F626D">
          <w:rPr>
            <w:rStyle w:val="HTMLCode"/>
            <w:color w:val="000000"/>
            <w:sz w:val="18"/>
            <w:szCs w:val="18"/>
            <w:bdr w:val="none" w:sz="0" w:space="0" w:color="auto" w:frame="1"/>
            <w:shd w:val="clear" w:color="auto" w:fill="FFFFFF"/>
            <w:rPrChange w:id="824" w:author="Moustafa Banbouk" w:date="2018-03-25T22:13:00Z">
              <w:rPr>
                <w:rStyle w:val="HTMLCode"/>
                <w:color w:val="000000"/>
                <w:sz w:val="21"/>
                <w:szCs w:val="21"/>
                <w:bdr w:val="none" w:sz="0" w:space="0" w:color="auto" w:frame="1"/>
                <w:shd w:val="clear" w:color="auto" w:fill="FFFFFF"/>
              </w:rPr>
            </w:rPrChange>
          </w:rPr>
          <w:t xml:space="preserve">  </w:t>
        </w:r>
        <w:proofErr w:type="spellStart"/>
        <w:r w:rsidRPr="001F626D">
          <w:rPr>
            <w:rStyle w:val="HTMLCode"/>
            <w:color w:val="000000"/>
            <w:sz w:val="18"/>
            <w:szCs w:val="18"/>
            <w:bdr w:val="none" w:sz="0" w:space="0" w:color="auto" w:frame="1"/>
            <w:shd w:val="clear" w:color="auto" w:fill="FFFFFF"/>
            <w:rPrChange w:id="825" w:author="Moustafa Banbouk" w:date="2018-03-25T22:13:00Z">
              <w:rPr>
                <w:rStyle w:val="HTMLCode"/>
                <w:color w:val="000000"/>
                <w:sz w:val="21"/>
                <w:szCs w:val="21"/>
                <w:bdr w:val="none" w:sz="0" w:space="0" w:color="auto" w:frame="1"/>
                <w:shd w:val="clear" w:color="auto" w:fill="FFFFFF"/>
              </w:rPr>
            </w:rPrChange>
          </w:rPr>
          <w:t>daysToBeAnalyzed</w:t>
        </w:r>
        <w:proofErr w:type="spellEnd"/>
        <w:r w:rsidRPr="001F626D">
          <w:rPr>
            <w:rStyle w:val="HTMLCode"/>
            <w:color w:val="000000"/>
            <w:sz w:val="18"/>
            <w:szCs w:val="18"/>
            <w:bdr w:val="none" w:sz="0" w:space="0" w:color="auto" w:frame="1"/>
            <w:shd w:val="clear" w:color="auto" w:fill="FFFFFF"/>
            <w:rPrChange w:id="826" w:author="Moustafa Banbouk" w:date="2018-03-25T22:13:00Z">
              <w:rPr>
                <w:rStyle w:val="HTMLCode"/>
                <w:color w:val="000000"/>
                <w:sz w:val="21"/>
                <w:szCs w:val="21"/>
                <w:bdr w:val="none" w:sz="0" w:space="0" w:color="auto" w:frame="1"/>
                <w:shd w:val="clear" w:color="auto" w:fill="FFFFFF"/>
              </w:rPr>
            </w:rPrChange>
          </w:rPr>
          <w:t>: Total number of days to be read</w:t>
        </w:r>
      </w:ins>
    </w:p>
    <w:p w:rsidR="004E6AF8" w:rsidRPr="001F626D" w:rsidRDefault="004E6AF8">
      <w:pPr>
        <w:pStyle w:val="HTMLPreformatted"/>
        <w:shd w:val="clear" w:color="auto" w:fill="FFFFFF"/>
        <w:ind w:left="480" w:right="480"/>
        <w:rPr>
          <w:ins w:id="827" w:author="Moustafa Banbouk" w:date="2018-03-25T21:50:00Z"/>
          <w:rStyle w:val="HTMLCode"/>
          <w:color w:val="000000"/>
          <w:sz w:val="18"/>
          <w:szCs w:val="18"/>
          <w:bdr w:val="none" w:sz="0" w:space="0" w:color="auto" w:frame="1"/>
          <w:shd w:val="clear" w:color="auto" w:fill="FFFFFF"/>
          <w:rPrChange w:id="828" w:author="Moustafa Banbouk" w:date="2018-03-25T22:13:00Z">
            <w:rPr>
              <w:ins w:id="829" w:author="Moustafa Banbouk" w:date="2018-03-25T21:50:00Z"/>
              <w:rStyle w:val="HTMLCode"/>
              <w:color w:val="000000"/>
              <w:sz w:val="21"/>
              <w:szCs w:val="21"/>
              <w:bdr w:val="none" w:sz="0" w:space="0" w:color="auto" w:frame="1"/>
              <w:shd w:val="clear" w:color="auto" w:fill="FFFFFF"/>
            </w:rPr>
          </w:rPrChange>
        </w:rPr>
        <w:pPrChange w:id="830" w:author="Moustafa Banbouk" w:date="2018-03-25T21:52:00Z">
          <w:pPr>
            <w:pStyle w:val="HTMLPreformatted"/>
            <w:shd w:val="clear" w:color="auto" w:fill="FFFFFF"/>
            <w:wordWrap w:val="0"/>
            <w:spacing w:before="240" w:after="240"/>
            <w:ind w:left="480" w:right="480"/>
          </w:pPr>
        </w:pPrChange>
      </w:pPr>
      <w:ins w:id="831" w:author="Moustafa Banbouk" w:date="2018-03-25T21:50:00Z">
        <w:r w:rsidRPr="001F626D">
          <w:rPr>
            <w:rStyle w:val="HTMLCode"/>
            <w:color w:val="000000"/>
            <w:sz w:val="18"/>
            <w:szCs w:val="18"/>
            <w:bdr w:val="none" w:sz="0" w:space="0" w:color="auto" w:frame="1"/>
            <w:shd w:val="clear" w:color="auto" w:fill="FFFFFF"/>
            <w:rPrChange w:id="832" w:author="Moustafa Banbouk" w:date="2018-03-25T22:13:00Z">
              <w:rPr>
                <w:rStyle w:val="HTMLCode"/>
                <w:color w:val="000000"/>
                <w:sz w:val="21"/>
                <w:szCs w:val="21"/>
                <w:bdr w:val="none" w:sz="0" w:space="0" w:color="auto" w:frame="1"/>
                <w:shd w:val="clear" w:color="auto" w:fill="FFFFFF"/>
              </w:rPr>
            </w:rPrChange>
          </w:rPr>
          <w:t xml:space="preserve">  </w:t>
        </w:r>
        <w:proofErr w:type="spellStart"/>
        <w:r w:rsidRPr="001F626D">
          <w:rPr>
            <w:rStyle w:val="HTMLCode"/>
            <w:color w:val="000000"/>
            <w:sz w:val="18"/>
            <w:szCs w:val="18"/>
            <w:bdr w:val="none" w:sz="0" w:space="0" w:color="auto" w:frame="1"/>
            <w:shd w:val="clear" w:color="auto" w:fill="FFFFFF"/>
            <w:rPrChange w:id="833" w:author="Moustafa Banbouk" w:date="2018-03-25T22:13:00Z">
              <w:rPr>
                <w:rStyle w:val="HTMLCode"/>
                <w:color w:val="000000"/>
                <w:sz w:val="21"/>
                <w:szCs w:val="21"/>
                <w:bdr w:val="none" w:sz="0" w:space="0" w:color="auto" w:frame="1"/>
                <w:shd w:val="clear" w:color="auto" w:fill="FFFFFF"/>
              </w:rPr>
            </w:rPrChange>
          </w:rPr>
          <w:t>dfCC</w:t>
        </w:r>
        <w:proofErr w:type="spellEnd"/>
        <w:r w:rsidRPr="001F626D">
          <w:rPr>
            <w:rStyle w:val="HTMLCode"/>
            <w:color w:val="000000"/>
            <w:sz w:val="18"/>
            <w:szCs w:val="18"/>
            <w:bdr w:val="none" w:sz="0" w:space="0" w:color="auto" w:frame="1"/>
            <w:shd w:val="clear" w:color="auto" w:fill="FFFFFF"/>
            <w:rPrChange w:id="834" w:author="Moustafa Banbouk" w:date="2018-03-25T22:13:00Z">
              <w:rPr>
                <w:rStyle w:val="HTMLCode"/>
                <w:color w:val="000000"/>
                <w:sz w:val="21"/>
                <w:szCs w:val="21"/>
                <w:bdr w:val="none" w:sz="0" w:space="0" w:color="auto" w:frame="1"/>
                <w:shd w:val="clear" w:color="auto" w:fill="FFFFFF"/>
              </w:rPr>
            </w:rPrChange>
          </w:rPr>
          <w:t xml:space="preserve">: The </w:t>
        </w:r>
        <w:proofErr w:type="spellStart"/>
        <w:r w:rsidRPr="001F626D">
          <w:rPr>
            <w:rStyle w:val="HTMLCode"/>
            <w:color w:val="000000"/>
            <w:sz w:val="18"/>
            <w:szCs w:val="18"/>
            <w:bdr w:val="none" w:sz="0" w:space="0" w:color="auto" w:frame="1"/>
            <w:shd w:val="clear" w:color="auto" w:fill="FFFFFF"/>
            <w:rPrChange w:id="835" w:author="Moustafa Banbouk" w:date="2018-03-25T22:13:00Z">
              <w:rPr>
                <w:rStyle w:val="HTMLCode"/>
                <w:color w:val="000000"/>
                <w:sz w:val="21"/>
                <w:szCs w:val="21"/>
                <w:bdr w:val="none" w:sz="0" w:space="0" w:color="auto" w:frame="1"/>
                <w:shd w:val="clear" w:color="auto" w:fill="FFFFFF"/>
              </w:rPr>
            </w:rPrChange>
          </w:rPr>
          <w:t>dataframe</w:t>
        </w:r>
        <w:proofErr w:type="spellEnd"/>
        <w:r w:rsidRPr="001F626D">
          <w:rPr>
            <w:rStyle w:val="HTMLCode"/>
            <w:color w:val="000000"/>
            <w:sz w:val="18"/>
            <w:szCs w:val="18"/>
            <w:bdr w:val="none" w:sz="0" w:space="0" w:color="auto" w:frame="1"/>
            <w:shd w:val="clear" w:color="auto" w:fill="FFFFFF"/>
            <w:rPrChange w:id="836" w:author="Moustafa Banbouk" w:date="2018-03-25T22:13:00Z">
              <w:rPr>
                <w:rStyle w:val="HTMLCode"/>
                <w:color w:val="000000"/>
                <w:sz w:val="21"/>
                <w:szCs w:val="21"/>
                <w:bdr w:val="none" w:sz="0" w:space="0" w:color="auto" w:frame="1"/>
                <w:shd w:val="clear" w:color="auto" w:fill="FFFFFF"/>
              </w:rPr>
            </w:rPrChange>
          </w:rPr>
          <w:t xml:space="preserve"> in which we are planning to store the Cryptocurrency prices</w:t>
        </w:r>
      </w:ins>
    </w:p>
    <w:p w:rsidR="004E6AF8" w:rsidRPr="001F626D" w:rsidRDefault="004E6AF8">
      <w:pPr>
        <w:pStyle w:val="Heading5"/>
        <w:shd w:val="clear" w:color="auto" w:fill="FFFFFF"/>
        <w:spacing w:before="0"/>
        <w:rPr>
          <w:ins w:id="837" w:author="Moustafa Banbouk" w:date="2018-03-25T21:50:00Z"/>
          <w:rFonts w:ascii="Courier New" w:hAnsi="Courier New" w:cs="Courier New"/>
          <w:i/>
          <w:iCs/>
          <w:color w:val="000000"/>
          <w:sz w:val="18"/>
          <w:szCs w:val="18"/>
          <w:rPrChange w:id="838" w:author="Moustafa Banbouk" w:date="2018-03-25T22:13:00Z">
            <w:rPr>
              <w:ins w:id="839" w:author="Moustafa Banbouk" w:date="2018-03-25T21:50:00Z"/>
              <w:rFonts w:ascii="Helvetica" w:hAnsi="Helvetica" w:cs="Helvetica"/>
              <w:i/>
              <w:iCs/>
              <w:color w:val="000000"/>
              <w:sz w:val="21"/>
              <w:szCs w:val="21"/>
            </w:rPr>
          </w:rPrChange>
        </w:rPr>
        <w:pPrChange w:id="840" w:author="Moustafa Banbouk" w:date="2018-03-25T21:52:00Z">
          <w:pPr>
            <w:pStyle w:val="Heading5"/>
            <w:shd w:val="clear" w:color="auto" w:fill="FFFFFF"/>
            <w:spacing w:before="480"/>
          </w:pPr>
        </w:pPrChange>
      </w:pPr>
      <w:ins w:id="841" w:author="Moustafa Banbouk" w:date="2018-03-25T21:50:00Z">
        <w:r w:rsidRPr="001F626D">
          <w:rPr>
            <w:rFonts w:ascii="Courier New" w:hAnsi="Courier New" w:cs="Courier New"/>
            <w:b/>
            <w:bCs/>
            <w:i/>
            <w:iCs/>
            <w:color w:val="000000"/>
            <w:sz w:val="18"/>
            <w:szCs w:val="18"/>
            <w:rPrChange w:id="842" w:author="Moustafa Banbouk" w:date="2018-03-25T22:13:00Z">
              <w:rPr>
                <w:rFonts w:ascii="Helvetica" w:hAnsi="Helvetica" w:cs="Helvetica"/>
                <w:i/>
                <w:iCs/>
                <w:color w:val="000000"/>
                <w:sz w:val="21"/>
                <w:szCs w:val="21"/>
              </w:rPr>
            </w:rPrChange>
          </w:rPr>
          <w:t>Output</w:t>
        </w:r>
        <w:r w:rsidRPr="001F626D">
          <w:rPr>
            <w:rFonts w:ascii="Courier New" w:hAnsi="Courier New" w:cs="Courier New"/>
            <w:i/>
            <w:iCs/>
            <w:color w:val="000000"/>
            <w:sz w:val="18"/>
            <w:szCs w:val="18"/>
            <w:rPrChange w:id="843" w:author="Moustafa Banbouk" w:date="2018-03-25T22:13:00Z">
              <w:rPr>
                <w:rFonts w:ascii="Helvetica" w:hAnsi="Helvetica" w:cs="Helvetica"/>
                <w:i/>
                <w:iCs/>
                <w:color w:val="000000"/>
                <w:sz w:val="21"/>
                <w:szCs w:val="21"/>
              </w:rPr>
            </w:rPrChange>
          </w:rPr>
          <w:t>:</w:t>
        </w:r>
      </w:ins>
    </w:p>
    <w:p w:rsidR="004E6AF8" w:rsidRPr="001F626D" w:rsidRDefault="004E6AF8">
      <w:pPr>
        <w:pStyle w:val="HTMLPreformatted"/>
        <w:shd w:val="clear" w:color="auto" w:fill="FFFFFF"/>
        <w:ind w:left="480" w:right="480"/>
        <w:rPr>
          <w:ins w:id="844" w:author="Moustafa Banbouk" w:date="2018-03-25T21:50:00Z"/>
          <w:color w:val="000000"/>
          <w:sz w:val="18"/>
          <w:szCs w:val="18"/>
          <w:rPrChange w:id="845" w:author="Moustafa Banbouk" w:date="2018-03-25T22:13:00Z">
            <w:rPr>
              <w:ins w:id="846" w:author="Moustafa Banbouk" w:date="2018-03-25T21:50:00Z"/>
              <w:color w:val="000000"/>
              <w:sz w:val="21"/>
              <w:szCs w:val="21"/>
            </w:rPr>
          </w:rPrChange>
        </w:rPr>
        <w:pPrChange w:id="847" w:author="Moustafa Banbouk" w:date="2018-03-25T21:52:00Z">
          <w:pPr>
            <w:pStyle w:val="HTMLPreformatted"/>
            <w:shd w:val="clear" w:color="auto" w:fill="FFFFFF"/>
            <w:wordWrap w:val="0"/>
            <w:spacing w:before="240" w:after="240"/>
            <w:ind w:left="480" w:right="480"/>
          </w:pPr>
        </w:pPrChange>
      </w:pPr>
      <w:ins w:id="848" w:author="Moustafa Banbouk" w:date="2018-03-25T21:50:00Z">
        <w:r w:rsidRPr="001F626D">
          <w:rPr>
            <w:rStyle w:val="HTMLCode"/>
            <w:color w:val="000000"/>
            <w:sz w:val="18"/>
            <w:szCs w:val="18"/>
            <w:bdr w:val="none" w:sz="0" w:space="0" w:color="auto" w:frame="1"/>
            <w:shd w:val="clear" w:color="auto" w:fill="FFFFFF"/>
            <w:rPrChange w:id="849" w:author="Moustafa Banbouk" w:date="2018-03-25T22:13:00Z">
              <w:rPr>
                <w:rStyle w:val="HTMLCode"/>
                <w:color w:val="000000"/>
                <w:sz w:val="21"/>
                <w:szCs w:val="21"/>
                <w:bdr w:val="none" w:sz="0" w:space="0" w:color="auto" w:frame="1"/>
                <w:shd w:val="clear" w:color="auto" w:fill="FFFFFF"/>
              </w:rPr>
            </w:rPrChange>
          </w:rPr>
          <w:t xml:space="preserve">  </w:t>
        </w:r>
        <w:proofErr w:type="spellStart"/>
        <w:r w:rsidRPr="001F626D">
          <w:rPr>
            <w:rStyle w:val="HTMLCode"/>
            <w:color w:val="000000"/>
            <w:sz w:val="18"/>
            <w:szCs w:val="18"/>
            <w:bdr w:val="none" w:sz="0" w:space="0" w:color="auto" w:frame="1"/>
            <w:shd w:val="clear" w:color="auto" w:fill="FFFFFF"/>
            <w:rPrChange w:id="850" w:author="Moustafa Banbouk" w:date="2018-03-25T22:13:00Z">
              <w:rPr>
                <w:rStyle w:val="HTMLCode"/>
                <w:color w:val="000000"/>
                <w:sz w:val="21"/>
                <w:szCs w:val="21"/>
                <w:bdr w:val="none" w:sz="0" w:space="0" w:color="auto" w:frame="1"/>
                <w:shd w:val="clear" w:color="auto" w:fill="FFFFFF"/>
              </w:rPr>
            </w:rPrChange>
          </w:rPr>
          <w:t>DataFrame</w:t>
        </w:r>
        <w:proofErr w:type="spellEnd"/>
        <w:r w:rsidRPr="001F626D">
          <w:rPr>
            <w:rStyle w:val="HTMLCode"/>
            <w:color w:val="000000"/>
            <w:sz w:val="18"/>
            <w:szCs w:val="18"/>
            <w:bdr w:val="none" w:sz="0" w:space="0" w:color="auto" w:frame="1"/>
            <w:shd w:val="clear" w:color="auto" w:fill="FFFFFF"/>
            <w:rPrChange w:id="851" w:author="Moustafa Banbouk" w:date="2018-03-25T22:13:00Z">
              <w:rPr>
                <w:rStyle w:val="HTMLCode"/>
                <w:color w:val="000000"/>
                <w:sz w:val="21"/>
                <w:szCs w:val="21"/>
                <w:bdr w:val="none" w:sz="0" w:space="0" w:color="auto" w:frame="1"/>
                <w:shd w:val="clear" w:color="auto" w:fill="FFFFFF"/>
              </w:rPr>
            </w:rPrChange>
          </w:rPr>
          <w:t xml:space="preserve"> that includes the cryptocurrency prices</w:t>
        </w:r>
      </w:ins>
    </w:p>
    <w:p w:rsidR="004E6AF8" w:rsidRDefault="004E6AF8">
      <w:pPr>
        <w:spacing w:before="60" w:after="100" w:afterAutospacing="1" w:line="240" w:lineRule="auto"/>
        <w:rPr>
          <w:ins w:id="852" w:author="Moustafa Banbouk" w:date="2018-03-25T21:52:00Z"/>
          <w:rFonts w:ascii="Segoe UI" w:eastAsia="Times New Roman" w:hAnsi="Segoe UI" w:cs="Segoe UI"/>
          <w:color w:val="24292E"/>
          <w:sz w:val="24"/>
          <w:szCs w:val="24"/>
        </w:rPr>
        <w:pPrChange w:id="853" w:author="Moustafa Banbouk" w:date="2018-03-25T21:46:00Z">
          <w:pPr>
            <w:numPr>
              <w:numId w:val="8"/>
            </w:numPr>
            <w:tabs>
              <w:tab w:val="num" w:pos="720"/>
            </w:tabs>
            <w:spacing w:before="60" w:after="100" w:afterAutospacing="1" w:line="240" w:lineRule="auto"/>
            <w:ind w:left="720" w:hanging="360"/>
          </w:pPr>
        </w:pPrChange>
      </w:pPr>
    </w:p>
    <w:p w:rsidR="004E6AF8" w:rsidRDefault="004E6AF8">
      <w:pPr>
        <w:spacing w:before="60" w:after="100" w:afterAutospacing="1" w:line="240" w:lineRule="auto"/>
        <w:rPr>
          <w:ins w:id="854" w:author="Moustafa Banbouk" w:date="2018-03-25T21:52:00Z"/>
          <w:rFonts w:ascii="Segoe UI" w:eastAsia="Times New Roman" w:hAnsi="Segoe UI" w:cs="Segoe UI"/>
          <w:color w:val="24292E"/>
          <w:sz w:val="24"/>
          <w:szCs w:val="24"/>
        </w:rPr>
        <w:pPrChange w:id="855" w:author="Moustafa Banbouk" w:date="2018-03-25T21:46:00Z">
          <w:pPr>
            <w:numPr>
              <w:numId w:val="8"/>
            </w:numPr>
            <w:tabs>
              <w:tab w:val="num" w:pos="720"/>
            </w:tabs>
            <w:spacing w:before="60" w:after="100" w:afterAutospacing="1" w:line="240" w:lineRule="auto"/>
            <w:ind w:left="720" w:hanging="360"/>
          </w:pPr>
        </w:pPrChange>
      </w:pPr>
      <w:ins w:id="856" w:author="Moustafa Banbouk" w:date="2018-03-25T21:52:00Z">
        <w:r>
          <w:rPr>
            <w:rFonts w:ascii="Segoe UI" w:eastAsia="Times New Roman" w:hAnsi="Segoe UI" w:cs="Segoe UI"/>
            <w:color w:val="24292E"/>
            <w:sz w:val="24"/>
            <w:szCs w:val="24"/>
          </w:rPr>
          <w:t xml:space="preserve">This function will return a </w:t>
        </w:r>
        <w:proofErr w:type="spellStart"/>
        <w:r>
          <w:rPr>
            <w:rFonts w:ascii="Segoe UI" w:eastAsia="Times New Roman" w:hAnsi="Segoe UI" w:cs="Segoe UI"/>
            <w:color w:val="24292E"/>
            <w:sz w:val="24"/>
            <w:szCs w:val="24"/>
          </w:rPr>
          <w:t>dataframe</w:t>
        </w:r>
        <w:proofErr w:type="spellEnd"/>
        <w:r>
          <w:rPr>
            <w:rFonts w:ascii="Segoe UI" w:eastAsia="Times New Roman" w:hAnsi="Segoe UI" w:cs="Segoe UI"/>
            <w:color w:val="24292E"/>
            <w:sz w:val="24"/>
            <w:szCs w:val="24"/>
          </w:rPr>
          <w:t xml:space="preserve"> with the following format:</w:t>
        </w:r>
      </w:ins>
    </w:p>
    <w:p w:rsidR="004E6AF8" w:rsidRDefault="004E6AF8">
      <w:pPr>
        <w:spacing w:before="60" w:after="100" w:afterAutospacing="1" w:line="240" w:lineRule="auto"/>
        <w:rPr>
          <w:ins w:id="857" w:author="Moustafa Banbouk" w:date="2018-03-25T21:58:00Z"/>
          <w:rFonts w:ascii="Segoe UI" w:eastAsia="Times New Roman" w:hAnsi="Segoe UI" w:cs="Segoe UI"/>
          <w:color w:val="24292E"/>
          <w:sz w:val="24"/>
          <w:szCs w:val="24"/>
        </w:rPr>
        <w:pPrChange w:id="858" w:author="Moustafa Banbouk" w:date="2018-03-25T21:46:00Z">
          <w:pPr>
            <w:numPr>
              <w:numId w:val="8"/>
            </w:numPr>
            <w:tabs>
              <w:tab w:val="num" w:pos="720"/>
            </w:tabs>
            <w:spacing w:before="60" w:after="100" w:afterAutospacing="1" w:line="240" w:lineRule="auto"/>
            <w:ind w:left="720" w:hanging="360"/>
          </w:pPr>
        </w:pPrChange>
      </w:pPr>
      <w:ins w:id="859" w:author="Moustafa Banbouk" w:date="2018-03-25T21:55:00Z">
        <w:r>
          <w:rPr>
            <w:noProof/>
          </w:rPr>
          <w:drawing>
            <wp:inline distT="0" distB="0" distL="0" distR="0" wp14:anchorId="75A04550" wp14:editId="36784D5D">
              <wp:extent cx="5486400" cy="965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965200"/>
                      </a:xfrm>
                      <a:prstGeom prst="rect">
                        <a:avLst/>
                      </a:prstGeom>
                    </pic:spPr>
                  </pic:pic>
                </a:graphicData>
              </a:graphic>
            </wp:inline>
          </w:drawing>
        </w:r>
      </w:ins>
    </w:p>
    <w:p w:rsidR="00A9703B" w:rsidRDefault="003C76BD">
      <w:pPr>
        <w:spacing w:before="60" w:after="100" w:afterAutospacing="1" w:line="240" w:lineRule="auto"/>
        <w:rPr>
          <w:ins w:id="860" w:author="Moustafa Banbouk" w:date="2018-05-12T11:45:00Z"/>
          <w:rFonts w:ascii="Segoe UI" w:eastAsia="Times New Roman" w:hAnsi="Segoe UI" w:cs="Segoe UI"/>
          <w:color w:val="24292E"/>
          <w:sz w:val="24"/>
          <w:szCs w:val="24"/>
        </w:rPr>
        <w:pPrChange w:id="861" w:author="Moustafa Banbouk" w:date="2018-05-12T11:44:00Z">
          <w:pPr>
            <w:numPr>
              <w:numId w:val="8"/>
            </w:numPr>
            <w:tabs>
              <w:tab w:val="num" w:pos="720"/>
            </w:tabs>
            <w:spacing w:before="60" w:after="100" w:afterAutospacing="1" w:line="240" w:lineRule="auto"/>
            <w:ind w:left="720" w:hanging="360"/>
          </w:pPr>
        </w:pPrChange>
      </w:pPr>
      <w:ins w:id="862" w:author="Moustafa Banbouk" w:date="2018-03-25T21:58:00Z">
        <w:r>
          <w:rPr>
            <w:rFonts w:ascii="Segoe UI" w:eastAsia="Times New Roman" w:hAnsi="Segoe UI" w:cs="Segoe UI"/>
            <w:color w:val="24292E"/>
            <w:sz w:val="24"/>
            <w:szCs w:val="24"/>
          </w:rPr>
          <w:t xml:space="preserve">With regards to abnormalities, </w:t>
        </w:r>
      </w:ins>
      <w:ins w:id="863" w:author="Moustafa Banbouk" w:date="2018-03-25T21:59:00Z">
        <w:r>
          <w:rPr>
            <w:rFonts w:ascii="Segoe UI" w:eastAsia="Times New Roman" w:hAnsi="Segoe UI" w:cs="Segoe UI"/>
            <w:color w:val="24292E"/>
            <w:sz w:val="24"/>
            <w:szCs w:val="24"/>
          </w:rPr>
          <w:t xml:space="preserve">we couldn’t detect any missing or </w:t>
        </w:r>
      </w:ins>
      <w:ins w:id="864" w:author="Moustafa Banbouk" w:date="2018-05-12T11:41:00Z">
        <w:r w:rsidR="002C09D0">
          <w:rPr>
            <w:rFonts w:ascii="Segoe UI" w:eastAsia="Times New Roman" w:hAnsi="Segoe UI" w:cs="Segoe UI"/>
            <w:color w:val="24292E"/>
            <w:sz w:val="24"/>
            <w:szCs w:val="24"/>
          </w:rPr>
          <w:t>outlier</w:t>
        </w:r>
      </w:ins>
      <w:ins w:id="865" w:author="Moustafa Banbouk" w:date="2018-03-25T21:59:00Z">
        <w:r>
          <w:rPr>
            <w:rFonts w:ascii="Segoe UI" w:eastAsia="Times New Roman" w:hAnsi="Segoe UI" w:cs="Segoe UI"/>
            <w:color w:val="24292E"/>
            <w:sz w:val="24"/>
            <w:szCs w:val="24"/>
          </w:rPr>
          <w:t xml:space="preserve"> values and this was clearly seen during exploratory visualization. </w:t>
        </w:r>
      </w:ins>
      <w:ins w:id="866" w:author="Moustafa Banbouk" w:date="2018-05-12T11:42:00Z">
        <w:r w:rsidR="00A9703B">
          <w:rPr>
            <w:rFonts w:ascii="Segoe UI" w:eastAsia="Times New Roman" w:hAnsi="Segoe UI" w:cs="Segoe UI"/>
            <w:color w:val="24292E"/>
            <w:sz w:val="24"/>
            <w:szCs w:val="24"/>
          </w:rPr>
          <w:t>In addition, since the models that we have selected don’t require any scaling</w:t>
        </w:r>
      </w:ins>
      <w:ins w:id="867" w:author="Moustafa Banbouk" w:date="2018-05-12T11:47:00Z">
        <w:r w:rsidR="00A9703B">
          <w:rPr>
            <w:rFonts w:ascii="Segoe UI" w:eastAsia="Times New Roman" w:hAnsi="Segoe UI" w:cs="Segoe UI"/>
            <w:color w:val="24292E"/>
            <w:sz w:val="24"/>
            <w:szCs w:val="24"/>
          </w:rPr>
          <w:t xml:space="preserve"> (although I’ve build </w:t>
        </w:r>
        <w:r w:rsidR="00A9703B">
          <w:rPr>
            <w:rFonts w:ascii="Segoe UI" w:eastAsia="Times New Roman" w:hAnsi="Segoe UI" w:cs="Segoe UI"/>
            <w:color w:val="24292E"/>
            <w:sz w:val="24"/>
            <w:szCs w:val="24"/>
          </w:rPr>
          <w:lastRenderedPageBreak/>
          <w:t>scaling options in my code</w:t>
        </w:r>
      </w:ins>
      <w:ins w:id="868" w:author="Moustafa Banbouk" w:date="2018-05-12T11:48:00Z">
        <w:r w:rsidR="00A9703B">
          <w:rPr>
            <w:rFonts w:ascii="Segoe UI" w:eastAsia="Times New Roman" w:hAnsi="Segoe UI" w:cs="Segoe UI"/>
            <w:color w:val="24292E"/>
            <w:sz w:val="24"/>
            <w:szCs w:val="24"/>
          </w:rPr>
          <w:t>)</w:t>
        </w:r>
      </w:ins>
      <w:ins w:id="869" w:author="Moustafa Banbouk" w:date="2018-05-12T11:42:00Z">
        <w:r w:rsidR="00A9703B">
          <w:rPr>
            <w:rFonts w:ascii="Segoe UI" w:eastAsia="Times New Roman" w:hAnsi="Segoe UI" w:cs="Segoe UI"/>
            <w:color w:val="24292E"/>
            <w:sz w:val="24"/>
            <w:szCs w:val="24"/>
          </w:rPr>
          <w:t>, we didn’t normalize our data and used the original USD cost values throughout the analysis</w:t>
        </w:r>
      </w:ins>
      <w:ins w:id="870" w:author="Moustafa Banbouk" w:date="2018-05-12T11:43:00Z">
        <w:r w:rsidR="00A9703B">
          <w:rPr>
            <w:rFonts w:ascii="Segoe UI" w:eastAsia="Times New Roman" w:hAnsi="Segoe UI" w:cs="Segoe UI"/>
            <w:color w:val="24292E"/>
            <w:sz w:val="24"/>
            <w:szCs w:val="24"/>
          </w:rPr>
          <w:t>.</w:t>
        </w:r>
      </w:ins>
    </w:p>
    <w:p w:rsidR="00A9703B" w:rsidRDefault="00A9703B">
      <w:pPr>
        <w:spacing w:before="60" w:after="100" w:afterAutospacing="1" w:line="240" w:lineRule="auto"/>
        <w:rPr>
          <w:ins w:id="871" w:author="Moustafa Banbouk" w:date="2018-05-12T11:44:00Z"/>
          <w:rFonts w:ascii="Segoe UI" w:eastAsia="Times New Roman" w:hAnsi="Segoe UI" w:cs="Segoe UI"/>
          <w:color w:val="24292E"/>
          <w:sz w:val="24"/>
          <w:szCs w:val="24"/>
        </w:rPr>
        <w:pPrChange w:id="872" w:author="Moustafa Banbouk" w:date="2018-05-12T11:44:00Z">
          <w:pPr>
            <w:numPr>
              <w:numId w:val="8"/>
            </w:numPr>
            <w:tabs>
              <w:tab w:val="num" w:pos="720"/>
            </w:tabs>
            <w:spacing w:before="60" w:after="100" w:afterAutospacing="1" w:line="240" w:lineRule="auto"/>
            <w:ind w:left="720" w:hanging="360"/>
          </w:pPr>
        </w:pPrChange>
      </w:pPr>
      <w:ins w:id="873" w:author="Moustafa Banbouk" w:date="2018-05-12T11:45:00Z">
        <w:r>
          <w:rPr>
            <w:noProof/>
          </w:rPr>
          <w:drawing>
            <wp:inline distT="0" distB="0" distL="0" distR="0" wp14:anchorId="0D601985" wp14:editId="58E30E5E">
              <wp:extent cx="53435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3525" cy="3648075"/>
                      </a:xfrm>
                      <a:prstGeom prst="rect">
                        <a:avLst/>
                      </a:prstGeom>
                    </pic:spPr>
                  </pic:pic>
                </a:graphicData>
              </a:graphic>
            </wp:inline>
          </w:drawing>
        </w:r>
      </w:ins>
    </w:p>
    <w:p w:rsidR="00A9703B" w:rsidRPr="00832801" w:rsidRDefault="00A9703B">
      <w:pPr>
        <w:spacing w:before="60" w:after="100" w:afterAutospacing="1" w:line="240" w:lineRule="auto"/>
        <w:rPr>
          <w:rFonts w:ascii="Segoe UI" w:eastAsia="Times New Roman" w:hAnsi="Segoe UI" w:cs="Segoe UI"/>
          <w:color w:val="24292E"/>
          <w:sz w:val="24"/>
          <w:szCs w:val="24"/>
        </w:rPr>
        <w:pPrChange w:id="874" w:author="Moustafa Banbouk" w:date="2018-05-12T11:42:00Z">
          <w:pPr>
            <w:numPr>
              <w:numId w:val="8"/>
            </w:numPr>
            <w:tabs>
              <w:tab w:val="num" w:pos="720"/>
            </w:tabs>
            <w:spacing w:before="60" w:after="100" w:afterAutospacing="1" w:line="240" w:lineRule="auto"/>
            <w:ind w:left="720" w:hanging="360"/>
          </w:pPr>
        </w:pPrChange>
      </w:pPr>
      <w:ins w:id="875" w:author="Moustafa Banbouk" w:date="2018-05-12T11:44:00Z">
        <w:r>
          <w:rPr>
            <w:rFonts w:ascii="Segoe UI" w:eastAsia="Times New Roman" w:hAnsi="Segoe UI" w:cs="Segoe UI"/>
            <w:color w:val="24292E"/>
            <w:sz w:val="24"/>
            <w:szCs w:val="24"/>
          </w:rPr>
          <w:t xml:space="preserve">After generation of the data in clear </w:t>
        </w:r>
        <w:proofErr w:type="spellStart"/>
        <w:r>
          <w:rPr>
            <w:rFonts w:ascii="Segoe UI" w:eastAsia="Times New Roman" w:hAnsi="Segoe UI" w:cs="Segoe UI"/>
            <w:color w:val="24292E"/>
            <w:sz w:val="24"/>
            <w:szCs w:val="24"/>
          </w:rPr>
          <w:t>DataFrame</w:t>
        </w:r>
        <w:proofErr w:type="spellEnd"/>
        <w:r>
          <w:rPr>
            <w:rFonts w:ascii="Segoe UI" w:eastAsia="Times New Roman" w:hAnsi="Segoe UI" w:cs="Segoe UI"/>
            <w:color w:val="24292E"/>
            <w:sz w:val="24"/>
            <w:szCs w:val="24"/>
          </w:rPr>
          <w:t xml:space="preserve">, we split the data to </w:t>
        </w:r>
      </w:ins>
      <w:ins w:id="876" w:author="Moustafa Banbouk" w:date="2018-05-12T11:46:00Z">
        <w:r>
          <w:rPr>
            <w:rFonts w:ascii="Segoe UI" w:eastAsia="Times New Roman" w:hAnsi="Segoe UI" w:cs="Segoe UI"/>
            <w:color w:val="24292E"/>
            <w:sz w:val="24"/>
            <w:szCs w:val="24"/>
          </w:rPr>
          <w:t>80% training and 20% testing and then we appli</w:t>
        </w:r>
      </w:ins>
      <w:ins w:id="877" w:author="Moustafa Banbouk" w:date="2018-05-12T11:47:00Z">
        <w:r>
          <w:rPr>
            <w:rFonts w:ascii="Segoe UI" w:eastAsia="Times New Roman" w:hAnsi="Segoe UI" w:cs="Segoe UI"/>
            <w:color w:val="24292E"/>
            <w:sz w:val="24"/>
            <w:szCs w:val="24"/>
          </w:rPr>
          <w:t>ed our machine learning models to learn from training data and measure accuracy from our testing data.</w:t>
        </w:r>
      </w:ins>
    </w:p>
    <w:p w:rsidR="0081171E" w:rsidRPr="0081171E" w:rsidRDefault="0081171E" w:rsidP="0081171E">
      <w:pPr>
        <w:spacing w:before="360" w:after="240" w:line="240" w:lineRule="auto"/>
        <w:outlineLvl w:val="2"/>
        <w:rPr>
          <w:rFonts w:ascii="Segoe UI" w:eastAsia="Times New Roman" w:hAnsi="Segoe UI" w:cs="Segoe UI"/>
          <w:b/>
          <w:bCs/>
          <w:color w:val="24292E"/>
          <w:sz w:val="30"/>
          <w:szCs w:val="30"/>
        </w:rPr>
      </w:pPr>
      <w:r w:rsidRPr="0081171E">
        <w:rPr>
          <w:rFonts w:ascii="Segoe UI" w:eastAsia="Times New Roman" w:hAnsi="Segoe UI" w:cs="Segoe UI"/>
          <w:b/>
          <w:bCs/>
          <w:color w:val="24292E"/>
          <w:sz w:val="30"/>
          <w:szCs w:val="30"/>
        </w:rPr>
        <w:t>Implementation</w:t>
      </w:r>
    </w:p>
    <w:p w:rsidR="0081171E" w:rsidRPr="003C76BD" w:rsidDel="00AF7F61" w:rsidRDefault="0081171E" w:rsidP="0081171E">
      <w:pPr>
        <w:spacing w:after="240" w:line="240" w:lineRule="auto"/>
        <w:rPr>
          <w:del w:id="878" w:author="Moustafa Banbouk" w:date="2018-03-25T22:23:00Z"/>
          <w:rFonts w:ascii="Segoe UI" w:eastAsia="Times New Roman" w:hAnsi="Segoe UI" w:cs="Segoe UI"/>
          <w:color w:val="24292E"/>
          <w:sz w:val="24"/>
          <w:szCs w:val="24"/>
          <w:highlight w:val="yellow"/>
          <w:rPrChange w:id="879" w:author="Moustafa Banbouk" w:date="2018-03-25T22:00:00Z">
            <w:rPr>
              <w:del w:id="880" w:author="Moustafa Banbouk" w:date="2018-03-25T22:23:00Z"/>
              <w:rFonts w:ascii="Segoe UI" w:eastAsia="Times New Roman" w:hAnsi="Segoe UI" w:cs="Segoe UI"/>
              <w:color w:val="24292E"/>
              <w:sz w:val="24"/>
              <w:szCs w:val="24"/>
            </w:rPr>
          </w:rPrChange>
        </w:rPr>
      </w:pPr>
      <w:del w:id="881" w:author="Moustafa Banbouk" w:date="2018-03-25T22:23:00Z">
        <w:r w:rsidRPr="003C76BD" w:rsidDel="00AF7F61">
          <w:rPr>
            <w:rFonts w:ascii="Segoe UI" w:eastAsia="Times New Roman" w:hAnsi="Segoe UI" w:cs="Segoe UI"/>
            <w:color w:val="24292E"/>
            <w:sz w:val="24"/>
            <w:szCs w:val="24"/>
            <w:highlight w:val="yellow"/>
            <w:rPrChange w:id="882" w:author="Moustafa Banbouk" w:date="2018-03-25T22:00:00Z">
              <w:rPr>
                <w:rFonts w:ascii="Segoe UI" w:eastAsia="Times New Roman" w:hAnsi="Segoe UI" w:cs="Segoe UI"/>
                <w:color w:val="24292E"/>
                <w:sz w:val="24"/>
                <w:szCs w:val="24"/>
              </w:rPr>
            </w:rPrChange>
          </w:rPr>
          <w:delText>In this section, the process for which metrics, algorithms, and techniques that you implemented for the given data will need to be clearly documented. It should be abundantly clear how the implementation was carried out, and discussion should be made regarding any complications that occurred during this process. Questions to ask yourself when writing this section:</w:delText>
        </w:r>
      </w:del>
    </w:p>
    <w:p w:rsidR="0081171E" w:rsidRPr="003C76BD" w:rsidDel="00AF7F61" w:rsidRDefault="0081171E" w:rsidP="0081171E">
      <w:pPr>
        <w:numPr>
          <w:ilvl w:val="0"/>
          <w:numId w:val="9"/>
        </w:numPr>
        <w:spacing w:before="100" w:beforeAutospacing="1" w:after="100" w:afterAutospacing="1" w:line="240" w:lineRule="auto"/>
        <w:rPr>
          <w:del w:id="883" w:author="Moustafa Banbouk" w:date="2018-03-25T22:23:00Z"/>
          <w:rFonts w:ascii="Segoe UI" w:eastAsia="Times New Roman" w:hAnsi="Segoe UI" w:cs="Segoe UI"/>
          <w:color w:val="24292E"/>
          <w:sz w:val="24"/>
          <w:szCs w:val="24"/>
          <w:highlight w:val="yellow"/>
          <w:rPrChange w:id="884" w:author="Moustafa Banbouk" w:date="2018-03-25T22:00:00Z">
            <w:rPr>
              <w:del w:id="885" w:author="Moustafa Banbouk" w:date="2018-03-25T22:23:00Z"/>
              <w:rFonts w:ascii="Segoe UI" w:eastAsia="Times New Roman" w:hAnsi="Segoe UI" w:cs="Segoe UI"/>
              <w:color w:val="24292E"/>
              <w:sz w:val="24"/>
              <w:szCs w:val="24"/>
            </w:rPr>
          </w:rPrChange>
        </w:rPr>
      </w:pPr>
      <w:del w:id="886" w:author="Moustafa Banbouk" w:date="2018-03-25T22:23:00Z">
        <w:r w:rsidRPr="003C76BD" w:rsidDel="00AF7F61">
          <w:rPr>
            <w:rFonts w:ascii="Segoe UI" w:eastAsia="Times New Roman" w:hAnsi="Segoe UI" w:cs="Segoe UI"/>
            <w:i/>
            <w:iCs/>
            <w:color w:val="24292E"/>
            <w:sz w:val="24"/>
            <w:szCs w:val="24"/>
            <w:highlight w:val="yellow"/>
            <w:rPrChange w:id="887" w:author="Moustafa Banbouk" w:date="2018-03-25T22:00:00Z">
              <w:rPr>
                <w:rFonts w:ascii="Segoe UI" w:eastAsia="Times New Roman" w:hAnsi="Segoe UI" w:cs="Segoe UI"/>
                <w:i/>
                <w:iCs/>
                <w:color w:val="24292E"/>
                <w:sz w:val="24"/>
                <w:szCs w:val="24"/>
              </w:rPr>
            </w:rPrChange>
          </w:rPr>
          <w:delText>Is it made clear how the algorithms and techniques were implemented with the given datasets or input data?</w:delText>
        </w:r>
      </w:del>
    </w:p>
    <w:p w:rsidR="0081171E" w:rsidRPr="003C76BD" w:rsidDel="00AF7F61" w:rsidRDefault="0081171E" w:rsidP="0081171E">
      <w:pPr>
        <w:numPr>
          <w:ilvl w:val="0"/>
          <w:numId w:val="9"/>
        </w:numPr>
        <w:spacing w:before="60" w:after="100" w:afterAutospacing="1" w:line="240" w:lineRule="auto"/>
        <w:rPr>
          <w:del w:id="888" w:author="Moustafa Banbouk" w:date="2018-03-25T22:23:00Z"/>
          <w:rFonts w:ascii="Segoe UI" w:eastAsia="Times New Roman" w:hAnsi="Segoe UI" w:cs="Segoe UI"/>
          <w:color w:val="24292E"/>
          <w:sz w:val="24"/>
          <w:szCs w:val="24"/>
          <w:highlight w:val="yellow"/>
          <w:rPrChange w:id="889" w:author="Moustafa Banbouk" w:date="2018-03-25T22:00:00Z">
            <w:rPr>
              <w:del w:id="890" w:author="Moustafa Banbouk" w:date="2018-03-25T22:23:00Z"/>
              <w:rFonts w:ascii="Segoe UI" w:eastAsia="Times New Roman" w:hAnsi="Segoe UI" w:cs="Segoe UI"/>
              <w:color w:val="24292E"/>
              <w:sz w:val="24"/>
              <w:szCs w:val="24"/>
            </w:rPr>
          </w:rPrChange>
        </w:rPr>
      </w:pPr>
      <w:del w:id="891" w:author="Moustafa Banbouk" w:date="2018-03-25T22:23:00Z">
        <w:r w:rsidRPr="003C76BD" w:rsidDel="00AF7F61">
          <w:rPr>
            <w:rFonts w:ascii="Segoe UI" w:eastAsia="Times New Roman" w:hAnsi="Segoe UI" w:cs="Segoe UI"/>
            <w:i/>
            <w:iCs/>
            <w:color w:val="24292E"/>
            <w:sz w:val="24"/>
            <w:szCs w:val="24"/>
            <w:highlight w:val="yellow"/>
            <w:rPrChange w:id="892" w:author="Moustafa Banbouk" w:date="2018-03-25T22:00:00Z">
              <w:rPr>
                <w:rFonts w:ascii="Segoe UI" w:eastAsia="Times New Roman" w:hAnsi="Segoe UI" w:cs="Segoe UI"/>
                <w:i/>
                <w:iCs/>
                <w:color w:val="24292E"/>
                <w:sz w:val="24"/>
                <w:szCs w:val="24"/>
              </w:rPr>
            </w:rPrChange>
          </w:rPr>
          <w:delText>Were there any complications with the original metrics or techniques that required changing prior to acquiring a solution?</w:delText>
        </w:r>
      </w:del>
    </w:p>
    <w:p w:rsidR="0081171E" w:rsidRPr="003C76BD" w:rsidDel="003C76BD" w:rsidRDefault="0081171E">
      <w:pPr>
        <w:numPr>
          <w:ilvl w:val="0"/>
          <w:numId w:val="9"/>
        </w:numPr>
        <w:spacing w:before="60" w:after="100" w:afterAutospacing="1" w:line="240" w:lineRule="auto"/>
        <w:rPr>
          <w:del w:id="893" w:author="Moustafa Banbouk" w:date="2018-03-25T22:00:00Z"/>
          <w:rFonts w:ascii="Segoe UI" w:eastAsia="Times New Roman" w:hAnsi="Segoe UI" w:cs="Segoe UI"/>
          <w:color w:val="24292E"/>
          <w:sz w:val="24"/>
          <w:szCs w:val="24"/>
          <w:rPrChange w:id="894" w:author="Moustafa Banbouk" w:date="2018-03-25T22:00:00Z">
            <w:rPr>
              <w:del w:id="895" w:author="Moustafa Banbouk" w:date="2018-03-25T22:00:00Z"/>
              <w:rFonts w:ascii="Segoe UI" w:eastAsia="Times New Roman" w:hAnsi="Segoe UI" w:cs="Segoe UI"/>
              <w:b/>
              <w:bCs/>
              <w:color w:val="24292E"/>
              <w:sz w:val="30"/>
              <w:szCs w:val="30"/>
            </w:rPr>
          </w:rPrChange>
        </w:rPr>
        <w:pPrChange w:id="896" w:author="Moustafa Banbouk" w:date="2018-03-25T22:00:00Z">
          <w:pPr>
            <w:spacing w:before="360" w:after="240" w:line="240" w:lineRule="auto"/>
            <w:outlineLvl w:val="2"/>
          </w:pPr>
        </w:pPrChange>
      </w:pPr>
      <w:del w:id="897" w:author="Moustafa Banbouk" w:date="2018-03-25T22:23:00Z">
        <w:r w:rsidRPr="003C76BD" w:rsidDel="00AF7F61">
          <w:rPr>
            <w:rFonts w:ascii="Segoe UI" w:eastAsia="Times New Roman" w:hAnsi="Segoe UI" w:cs="Segoe UI"/>
            <w:i/>
            <w:iCs/>
            <w:color w:val="24292E"/>
            <w:sz w:val="24"/>
            <w:szCs w:val="24"/>
            <w:highlight w:val="yellow"/>
            <w:rPrChange w:id="898" w:author="Moustafa Banbouk" w:date="2018-03-25T22:00:00Z">
              <w:rPr>
                <w:rFonts w:ascii="Segoe UI" w:eastAsia="Times New Roman" w:hAnsi="Segoe UI" w:cs="Segoe UI"/>
                <w:i/>
                <w:iCs/>
                <w:color w:val="24292E"/>
                <w:sz w:val="24"/>
                <w:szCs w:val="24"/>
              </w:rPr>
            </w:rPrChange>
          </w:rPr>
          <w:delText>Was there any part of the coding process (e.g., writing complicated functions) that should be documented?</w:delText>
        </w:r>
      </w:del>
    </w:p>
    <w:p w:rsidR="003C76BD" w:rsidRDefault="003C76BD">
      <w:pPr>
        <w:spacing w:before="60" w:after="100" w:afterAutospacing="1" w:line="240" w:lineRule="auto"/>
        <w:rPr>
          <w:ins w:id="899" w:author="Moustafa Banbouk" w:date="2018-03-25T22:06:00Z"/>
          <w:rFonts w:ascii="Segoe UI" w:eastAsia="Times New Roman" w:hAnsi="Segoe UI" w:cs="Segoe UI"/>
          <w:color w:val="24292E"/>
          <w:sz w:val="24"/>
          <w:szCs w:val="24"/>
        </w:rPr>
        <w:pPrChange w:id="900" w:author="Moustafa Banbouk" w:date="2018-03-25T22:00:00Z">
          <w:pPr>
            <w:spacing w:before="360" w:after="240" w:line="240" w:lineRule="auto"/>
            <w:outlineLvl w:val="2"/>
          </w:pPr>
        </w:pPrChange>
      </w:pPr>
      <w:ins w:id="901" w:author="Moustafa Banbouk" w:date="2018-03-25T22:05:00Z">
        <w:r>
          <w:rPr>
            <w:rFonts w:ascii="Segoe UI" w:eastAsia="Times New Roman" w:hAnsi="Segoe UI" w:cs="Segoe UI"/>
            <w:color w:val="24292E"/>
            <w:sz w:val="24"/>
            <w:szCs w:val="24"/>
          </w:rPr>
          <w:t xml:space="preserve">Comparing with other similar projects, we clearly see that this is a simple regression supervised learning problem that can be solved through </w:t>
        </w:r>
      </w:ins>
      <w:ins w:id="902" w:author="Moustafa Banbouk" w:date="2018-05-12T11:53:00Z">
        <w:r w:rsidR="009D7841">
          <w:rPr>
            <w:rFonts w:ascii="Segoe UI" w:eastAsia="Times New Roman" w:hAnsi="Segoe UI" w:cs="Segoe UI"/>
            <w:color w:val="24292E"/>
            <w:sz w:val="24"/>
            <w:szCs w:val="24"/>
          </w:rPr>
          <w:t xml:space="preserve">Python’s </w:t>
        </w:r>
      </w:ins>
      <w:ins w:id="903" w:author="Moustafa Banbouk" w:date="2018-05-12T11:55:00Z">
        <w:r w:rsidR="009D7841">
          <w:rPr>
            <w:rFonts w:ascii="Segoe UI" w:eastAsia="Times New Roman" w:hAnsi="Segoe UI" w:cs="Segoe UI"/>
            <w:color w:val="24292E"/>
            <w:sz w:val="24"/>
            <w:szCs w:val="24"/>
          </w:rPr>
          <w:t>“</w:t>
        </w:r>
      </w:ins>
      <w:ins w:id="904" w:author="Moustafa Banbouk" w:date="2018-05-12T11:53:00Z">
        <w:r w:rsidR="009D7841">
          <w:rPr>
            <w:rFonts w:ascii="Segoe UI" w:eastAsia="Times New Roman" w:hAnsi="Segoe UI" w:cs="Segoe UI"/>
            <w:color w:val="24292E"/>
            <w:sz w:val="24"/>
            <w:szCs w:val="24"/>
          </w:rPr>
          <w:t>S</w:t>
        </w:r>
      </w:ins>
      <w:ins w:id="905" w:author="Moustafa Banbouk" w:date="2018-05-12T11:55:00Z">
        <w:r w:rsidR="009D7841">
          <w:rPr>
            <w:rFonts w:ascii="Segoe UI" w:eastAsia="Times New Roman" w:hAnsi="Segoe UI" w:cs="Segoe UI"/>
            <w:color w:val="24292E"/>
            <w:sz w:val="24"/>
            <w:szCs w:val="24"/>
          </w:rPr>
          <w:t xml:space="preserve">ci </w:t>
        </w:r>
      </w:ins>
      <w:ins w:id="906" w:author="Moustafa Banbouk" w:date="2018-05-12T11:53:00Z">
        <w:r w:rsidR="009D7841">
          <w:rPr>
            <w:rFonts w:ascii="Segoe UI" w:eastAsia="Times New Roman" w:hAnsi="Segoe UI" w:cs="Segoe UI"/>
            <w:color w:val="24292E"/>
            <w:sz w:val="24"/>
            <w:szCs w:val="24"/>
          </w:rPr>
          <w:t>K</w:t>
        </w:r>
      </w:ins>
      <w:ins w:id="907" w:author="Moustafa Banbouk" w:date="2018-05-12T11:55:00Z">
        <w:r w:rsidR="009D7841">
          <w:rPr>
            <w:rFonts w:ascii="Segoe UI" w:eastAsia="Times New Roman" w:hAnsi="Segoe UI" w:cs="Segoe UI"/>
            <w:color w:val="24292E"/>
            <w:sz w:val="24"/>
            <w:szCs w:val="24"/>
          </w:rPr>
          <w:t xml:space="preserve">it </w:t>
        </w:r>
      </w:ins>
      <w:ins w:id="908" w:author="Moustafa Banbouk" w:date="2018-05-12T11:53:00Z">
        <w:r w:rsidR="009D7841">
          <w:rPr>
            <w:rFonts w:ascii="Segoe UI" w:eastAsia="Times New Roman" w:hAnsi="Segoe UI" w:cs="Segoe UI"/>
            <w:color w:val="24292E"/>
            <w:sz w:val="24"/>
            <w:szCs w:val="24"/>
          </w:rPr>
          <w:t>Learn</w:t>
        </w:r>
      </w:ins>
      <w:ins w:id="909" w:author="Moustafa Banbouk" w:date="2018-05-12T11:55:00Z">
        <w:r w:rsidR="009D7841">
          <w:rPr>
            <w:rFonts w:ascii="Segoe UI" w:eastAsia="Times New Roman" w:hAnsi="Segoe UI" w:cs="Segoe UI"/>
            <w:color w:val="24292E"/>
            <w:sz w:val="24"/>
            <w:szCs w:val="24"/>
          </w:rPr>
          <w:t>” library</w:t>
        </w:r>
      </w:ins>
      <w:ins w:id="910" w:author="Moustafa Banbouk" w:date="2018-05-12T11:53:00Z">
        <w:r w:rsidR="009D7841">
          <w:rPr>
            <w:rFonts w:ascii="Segoe UI" w:eastAsia="Times New Roman" w:hAnsi="Segoe UI" w:cs="Segoe UI"/>
            <w:color w:val="24292E"/>
            <w:sz w:val="24"/>
            <w:szCs w:val="24"/>
          </w:rPr>
          <w:t xml:space="preserve"> (In our ca</w:t>
        </w:r>
      </w:ins>
      <w:ins w:id="911" w:author="Moustafa Banbouk" w:date="2018-05-12T11:54:00Z">
        <w:r w:rsidR="009D7841">
          <w:rPr>
            <w:rFonts w:ascii="Segoe UI" w:eastAsia="Times New Roman" w:hAnsi="Segoe UI" w:cs="Segoe UI"/>
            <w:color w:val="24292E"/>
            <w:sz w:val="24"/>
            <w:szCs w:val="24"/>
          </w:rPr>
          <w:t xml:space="preserve">se, we used </w:t>
        </w:r>
        <w:proofErr w:type="spellStart"/>
        <w:r w:rsidR="009D7841">
          <w:rPr>
            <w:rFonts w:ascii="Segoe UI" w:eastAsia="Times New Roman" w:hAnsi="Segoe UI" w:cs="Segoe UI"/>
            <w:color w:val="24292E"/>
            <w:sz w:val="24"/>
            <w:szCs w:val="24"/>
          </w:rPr>
          <w:t>SKLearn</w:t>
        </w:r>
        <w:proofErr w:type="spellEnd"/>
        <w:r w:rsidR="009D7841">
          <w:rPr>
            <w:rFonts w:ascii="Segoe UI" w:eastAsia="Times New Roman" w:hAnsi="Segoe UI" w:cs="Segoe UI"/>
            <w:color w:val="24292E"/>
            <w:sz w:val="24"/>
            <w:szCs w:val="24"/>
          </w:rPr>
          <w:t xml:space="preserve"> v</w:t>
        </w:r>
      </w:ins>
      <w:ins w:id="912" w:author="Moustafa Banbouk" w:date="2018-05-12T11:55:00Z">
        <w:r w:rsidR="009D7841">
          <w:rPr>
            <w:rFonts w:ascii="Segoe UI" w:eastAsia="Times New Roman" w:hAnsi="Segoe UI" w:cs="Segoe UI"/>
            <w:color w:val="24292E"/>
            <w:sz w:val="24"/>
            <w:szCs w:val="24"/>
          </w:rPr>
          <w:t>0.18.1</w:t>
        </w:r>
      </w:ins>
      <w:ins w:id="913" w:author="Moustafa Banbouk" w:date="2018-05-12T11:53:00Z">
        <w:r w:rsidR="009D7841">
          <w:rPr>
            <w:rFonts w:ascii="Segoe UI" w:eastAsia="Times New Roman" w:hAnsi="Segoe UI" w:cs="Segoe UI"/>
            <w:color w:val="24292E"/>
            <w:sz w:val="24"/>
            <w:szCs w:val="24"/>
          </w:rPr>
          <w:t xml:space="preserve">) </w:t>
        </w:r>
      </w:ins>
      <w:ins w:id="914" w:author="Moustafa Banbouk" w:date="2018-03-25T22:05:00Z">
        <w:r>
          <w:rPr>
            <w:rFonts w:ascii="Segoe UI" w:eastAsia="Times New Roman" w:hAnsi="Segoe UI" w:cs="Segoe UI"/>
            <w:color w:val="24292E"/>
            <w:sz w:val="24"/>
            <w:szCs w:val="24"/>
          </w:rPr>
          <w:t>one of the following algorith</w:t>
        </w:r>
      </w:ins>
      <w:ins w:id="915" w:author="Moustafa Banbouk" w:date="2018-03-25T22:06:00Z">
        <w:r>
          <w:rPr>
            <w:rFonts w:ascii="Segoe UI" w:eastAsia="Times New Roman" w:hAnsi="Segoe UI" w:cs="Segoe UI"/>
            <w:color w:val="24292E"/>
            <w:sz w:val="24"/>
            <w:szCs w:val="24"/>
          </w:rPr>
          <w:t>ms</w:t>
        </w:r>
      </w:ins>
      <w:ins w:id="916" w:author="Moustafa Banbouk" w:date="2018-05-12T11:51:00Z">
        <w:r w:rsidR="00A9703B">
          <w:rPr>
            <w:rFonts w:ascii="Segoe UI" w:eastAsia="Times New Roman" w:hAnsi="Segoe UI" w:cs="Segoe UI"/>
            <w:color w:val="24292E"/>
            <w:sz w:val="24"/>
            <w:szCs w:val="24"/>
          </w:rPr>
          <w:t xml:space="preserve"> and their parameters</w:t>
        </w:r>
      </w:ins>
      <w:ins w:id="917" w:author="Moustafa Banbouk" w:date="2018-03-25T22:06:00Z">
        <w:r>
          <w:rPr>
            <w:rFonts w:ascii="Segoe UI" w:eastAsia="Times New Roman" w:hAnsi="Segoe UI" w:cs="Segoe UI"/>
            <w:color w:val="24292E"/>
            <w:sz w:val="24"/>
            <w:szCs w:val="24"/>
          </w:rPr>
          <w:t>:</w:t>
        </w:r>
      </w:ins>
    </w:p>
    <w:p w:rsidR="003C76BD" w:rsidRDefault="003C76BD">
      <w:pPr>
        <w:pStyle w:val="ListParagraph"/>
        <w:numPr>
          <w:ilvl w:val="0"/>
          <w:numId w:val="25"/>
        </w:numPr>
        <w:spacing w:before="60" w:after="100" w:afterAutospacing="1" w:line="240" w:lineRule="auto"/>
        <w:rPr>
          <w:ins w:id="918" w:author="Moustafa Banbouk" w:date="2018-03-25T22:08:00Z"/>
          <w:rFonts w:ascii="Segoe UI" w:eastAsia="Times New Roman" w:hAnsi="Segoe UI" w:cs="Segoe UI"/>
          <w:color w:val="24292E"/>
          <w:sz w:val="24"/>
          <w:szCs w:val="24"/>
        </w:rPr>
        <w:pPrChange w:id="919" w:author="Moustafa Banbouk" w:date="2018-03-25T22:29:00Z">
          <w:pPr>
            <w:pStyle w:val="ListParagraph"/>
            <w:numPr>
              <w:numId w:val="23"/>
            </w:numPr>
            <w:spacing w:before="60" w:after="100" w:afterAutospacing="1" w:line="240" w:lineRule="auto"/>
            <w:ind w:hanging="360"/>
          </w:pPr>
        </w:pPrChange>
      </w:pPr>
      <w:ins w:id="920" w:author="Moustafa Banbouk" w:date="2018-03-25T22:06:00Z">
        <w:r>
          <w:rPr>
            <w:rFonts w:ascii="Segoe UI" w:eastAsia="Times New Roman" w:hAnsi="Segoe UI" w:cs="Segoe UI"/>
            <w:color w:val="24292E"/>
            <w:sz w:val="24"/>
            <w:szCs w:val="24"/>
          </w:rPr>
          <w:t>L</w:t>
        </w:r>
        <w:r w:rsidRPr="00A65ADB">
          <w:rPr>
            <w:rFonts w:ascii="Segoe UI" w:eastAsia="Times New Roman" w:hAnsi="Segoe UI" w:cs="Segoe UI"/>
            <w:color w:val="24292E"/>
            <w:sz w:val="24"/>
            <w:szCs w:val="24"/>
          </w:rPr>
          <w:t xml:space="preserve">inear </w:t>
        </w:r>
        <w:r>
          <w:rPr>
            <w:rFonts w:ascii="Segoe UI" w:eastAsia="Times New Roman" w:hAnsi="Segoe UI" w:cs="Segoe UI"/>
            <w:color w:val="24292E"/>
            <w:sz w:val="24"/>
            <w:szCs w:val="24"/>
          </w:rPr>
          <w:t>Regression</w:t>
        </w:r>
      </w:ins>
      <w:ins w:id="921" w:author="Moustafa Banbouk" w:date="2018-05-12T11:51:00Z">
        <w:r w:rsidR="00A9703B">
          <w:rPr>
            <w:rFonts w:ascii="Segoe UI" w:eastAsia="Times New Roman" w:hAnsi="Segoe UI" w:cs="Segoe UI"/>
            <w:color w:val="24292E"/>
            <w:sz w:val="24"/>
            <w:szCs w:val="24"/>
          </w:rPr>
          <w:t xml:space="preserve"> (Default Parameters)</w:t>
        </w:r>
      </w:ins>
    </w:p>
    <w:p w:rsidR="001F626D" w:rsidRDefault="001F626D">
      <w:pPr>
        <w:pStyle w:val="ListParagraph"/>
        <w:numPr>
          <w:ilvl w:val="0"/>
          <w:numId w:val="25"/>
        </w:numPr>
        <w:spacing w:before="60" w:after="100" w:afterAutospacing="1" w:line="240" w:lineRule="auto"/>
        <w:rPr>
          <w:ins w:id="922" w:author="Moustafa Banbouk" w:date="2018-03-25T22:08:00Z"/>
          <w:rFonts w:ascii="Segoe UI" w:eastAsia="Times New Roman" w:hAnsi="Segoe UI" w:cs="Segoe UI"/>
          <w:color w:val="24292E"/>
          <w:sz w:val="24"/>
          <w:szCs w:val="24"/>
        </w:rPr>
        <w:pPrChange w:id="923" w:author="Moustafa Banbouk" w:date="2018-03-25T22:29:00Z">
          <w:pPr>
            <w:pStyle w:val="ListParagraph"/>
            <w:numPr>
              <w:numId w:val="23"/>
            </w:numPr>
            <w:spacing w:before="60" w:after="100" w:afterAutospacing="1" w:line="240" w:lineRule="auto"/>
            <w:ind w:hanging="360"/>
          </w:pPr>
        </w:pPrChange>
      </w:pPr>
      <w:ins w:id="924" w:author="Moustafa Banbouk" w:date="2018-03-25T22:08:00Z">
        <w:r>
          <w:rPr>
            <w:rFonts w:ascii="Segoe UI" w:eastAsia="Times New Roman" w:hAnsi="Segoe UI" w:cs="Segoe UI"/>
            <w:color w:val="24292E"/>
            <w:sz w:val="24"/>
            <w:szCs w:val="24"/>
          </w:rPr>
          <w:t>Bayesian Ridge Regression</w:t>
        </w:r>
      </w:ins>
      <w:ins w:id="925" w:author="Moustafa Banbouk" w:date="2018-05-12T11:52:00Z">
        <w:r w:rsidR="00A9703B">
          <w:rPr>
            <w:rFonts w:ascii="Segoe UI" w:eastAsia="Times New Roman" w:hAnsi="Segoe UI" w:cs="Segoe UI"/>
            <w:color w:val="24292E"/>
            <w:sz w:val="24"/>
            <w:szCs w:val="24"/>
          </w:rPr>
          <w:t xml:space="preserve"> (Default Parameters)</w:t>
        </w:r>
      </w:ins>
    </w:p>
    <w:p w:rsidR="003C76BD" w:rsidRDefault="003C76BD">
      <w:pPr>
        <w:pStyle w:val="ListParagraph"/>
        <w:numPr>
          <w:ilvl w:val="0"/>
          <w:numId w:val="25"/>
        </w:numPr>
        <w:spacing w:before="60" w:after="100" w:afterAutospacing="1" w:line="240" w:lineRule="auto"/>
        <w:rPr>
          <w:ins w:id="926" w:author="Moustafa Banbouk" w:date="2018-03-25T22:06:00Z"/>
          <w:rFonts w:ascii="Segoe UI" w:eastAsia="Times New Roman" w:hAnsi="Segoe UI" w:cs="Segoe UI"/>
          <w:color w:val="24292E"/>
          <w:sz w:val="24"/>
          <w:szCs w:val="24"/>
        </w:rPr>
        <w:pPrChange w:id="927" w:author="Moustafa Banbouk" w:date="2018-03-25T22:29:00Z">
          <w:pPr>
            <w:pStyle w:val="ListParagraph"/>
            <w:numPr>
              <w:numId w:val="23"/>
            </w:numPr>
            <w:spacing w:before="60" w:after="100" w:afterAutospacing="1" w:line="240" w:lineRule="auto"/>
            <w:ind w:hanging="360"/>
          </w:pPr>
        </w:pPrChange>
      </w:pPr>
      <w:ins w:id="928" w:author="Moustafa Banbouk" w:date="2018-03-25T22:06:00Z">
        <w:r w:rsidRPr="00A65ADB">
          <w:rPr>
            <w:rFonts w:ascii="Segoe UI" w:eastAsia="Times New Roman" w:hAnsi="Segoe UI" w:cs="Segoe UI"/>
            <w:color w:val="24292E"/>
            <w:sz w:val="24"/>
            <w:szCs w:val="24"/>
          </w:rPr>
          <w:t xml:space="preserve">Random Forest </w:t>
        </w:r>
        <w:r>
          <w:rPr>
            <w:rFonts w:ascii="Segoe UI" w:eastAsia="Times New Roman" w:hAnsi="Segoe UI" w:cs="Segoe UI"/>
            <w:color w:val="24292E"/>
            <w:sz w:val="24"/>
            <w:szCs w:val="24"/>
          </w:rPr>
          <w:t>Regression</w:t>
        </w:r>
      </w:ins>
      <w:ins w:id="929" w:author="Moustafa Banbouk" w:date="2018-05-12T11:51:00Z">
        <w:r w:rsidR="00A9703B">
          <w:rPr>
            <w:rFonts w:ascii="Segoe UI" w:eastAsia="Times New Roman" w:hAnsi="Segoe UI" w:cs="Segoe UI"/>
            <w:color w:val="24292E"/>
            <w:sz w:val="24"/>
            <w:szCs w:val="24"/>
          </w:rPr>
          <w:t xml:space="preserve"> (</w:t>
        </w:r>
        <w:proofErr w:type="spellStart"/>
        <w:r w:rsidR="00A9703B" w:rsidRPr="00A9703B">
          <w:rPr>
            <w:rFonts w:ascii="Segoe UI" w:eastAsia="Times New Roman" w:hAnsi="Segoe UI" w:cs="Segoe UI"/>
            <w:color w:val="24292E"/>
            <w:sz w:val="24"/>
            <w:szCs w:val="24"/>
          </w:rPr>
          <w:t>max_depth</w:t>
        </w:r>
        <w:proofErr w:type="spellEnd"/>
        <w:r w:rsidR="00A9703B" w:rsidRPr="00A9703B">
          <w:rPr>
            <w:rFonts w:ascii="Segoe UI" w:eastAsia="Times New Roman" w:hAnsi="Segoe UI" w:cs="Segoe UI"/>
            <w:color w:val="24292E"/>
            <w:sz w:val="24"/>
            <w:szCs w:val="24"/>
          </w:rPr>
          <w:t xml:space="preserve">=2, </w:t>
        </w:r>
        <w:proofErr w:type="spellStart"/>
        <w:r w:rsidR="00A9703B" w:rsidRPr="00A9703B">
          <w:rPr>
            <w:rFonts w:ascii="Segoe UI" w:eastAsia="Times New Roman" w:hAnsi="Segoe UI" w:cs="Segoe UI"/>
            <w:color w:val="24292E"/>
            <w:sz w:val="24"/>
            <w:szCs w:val="24"/>
          </w:rPr>
          <w:t>random_state</w:t>
        </w:r>
        <w:proofErr w:type="spellEnd"/>
        <w:r w:rsidR="00A9703B" w:rsidRPr="00A9703B">
          <w:rPr>
            <w:rFonts w:ascii="Segoe UI" w:eastAsia="Times New Roman" w:hAnsi="Segoe UI" w:cs="Segoe UI"/>
            <w:color w:val="24292E"/>
            <w:sz w:val="24"/>
            <w:szCs w:val="24"/>
          </w:rPr>
          <w:t>=0</w:t>
        </w:r>
        <w:r w:rsidR="00A9703B">
          <w:rPr>
            <w:rFonts w:ascii="Segoe UI" w:eastAsia="Times New Roman" w:hAnsi="Segoe UI" w:cs="Segoe UI"/>
            <w:color w:val="24292E"/>
            <w:sz w:val="24"/>
            <w:szCs w:val="24"/>
          </w:rPr>
          <w:t>)</w:t>
        </w:r>
      </w:ins>
    </w:p>
    <w:p w:rsidR="003C76BD" w:rsidRDefault="003C76BD">
      <w:pPr>
        <w:pStyle w:val="ListParagraph"/>
        <w:numPr>
          <w:ilvl w:val="0"/>
          <w:numId w:val="25"/>
        </w:numPr>
        <w:spacing w:before="60" w:after="100" w:afterAutospacing="1" w:line="240" w:lineRule="auto"/>
        <w:rPr>
          <w:ins w:id="930" w:author="Moustafa Banbouk" w:date="2018-05-12T12:42:00Z"/>
          <w:rFonts w:ascii="Segoe UI" w:eastAsia="Times New Roman" w:hAnsi="Segoe UI" w:cs="Segoe UI"/>
          <w:color w:val="24292E"/>
          <w:sz w:val="24"/>
          <w:szCs w:val="24"/>
        </w:rPr>
        <w:pPrChange w:id="931" w:author="Moustafa Banbouk" w:date="2018-03-25T22:29:00Z">
          <w:pPr>
            <w:pStyle w:val="ListParagraph"/>
            <w:numPr>
              <w:numId w:val="23"/>
            </w:numPr>
            <w:spacing w:before="60" w:after="100" w:afterAutospacing="1" w:line="240" w:lineRule="auto"/>
            <w:ind w:hanging="360"/>
          </w:pPr>
        </w:pPrChange>
      </w:pPr>
      <w:ins w:id="932" w:author="Moustafa Banbouk" w:date="2018-03-25T22:06:00Z">
        <w:r>
          <w:rPr>
            <w:rFonts w:ascii="Segoe UI" w:eastAsia="Times New Roman" w:hAnsi="Segoe UI" w:cs="Segoe UI"/>
            <w:color w:val="24292E"/>
            <w:sz w:val="24"/>
            <w:szCs w:val="24"/>
          </w:rPr>
          <w:t>Linear Ridge Regression</w:t>
        </w:r>
      </w:ins>
      <w:ins w:id="933" w:author="Moustafa Banbouk" w:date="2018-05-12T11:52:00Z">
        <w:r w:rsidR="00A9703B">
          <w:rPr>
            <w:rFonts w:ascii="Segoe UI" w:eastAsia="Times New Roman" w:hAnsi="Segoe UI" w:cs="Segoe UI"/>
            <w:color w:val="24292E"/>
            <w:sz w:val="24"/>
            <w:szCs w:val="24"/>
          </w:rPr>
          <w:t xml:space="preserve"> (Alpha = 0.5)</w:t>
        </w:r>
      </w:ins>
    </w:p>
    <w:p w:rsidR="00BD3DFB" w:rsidRDefault="00BD3DFB">
      <w:pPr>
        <w:pStyle w:val="ListParagraph"/>
        <w:numPr>
          <w:ilvl w:val="0"/>
          <w:numId w:val="25"/>
        </w:numPr>
        <w:spacing w:before="60" w:after="100" w:afterAutospacing="1" w:line="240" w:lineRule="auto"/>
        <w:rPr>
          <w:ins w:id="934" w:author="Moustafa Banbouk" w:date="2018-03-25T22:06:00Z"/>
          <w:rFonts w:ascii="Segoe UI" w:eastAsia="Times New Roman" w:hAnsi="Segoe UI" w:cs="Segoe UI"/>
          <w:color w:val="24292E"/>
          <w:sz w:val="24"/>
          <w:szCs w:val="24"/>
        </w:rPr>
        <w:pPrChange w:id="935" w:author="Moustafa Banbouk" w:date="2018-03-25T22:29:00Z">
          <w:pPr>
            <w:pStyle w:val="ListParagraph"/>
            <w:numPr>
              <w:numId w:val="23"/>
            </w:numPr>
            <w:spacing w:before="60" w:after="100" w:afterAutospacing="1" w:line="240" w:lineRule="auto"/>
            <w:ind w:hanging="360"/>
          </w:pPr>
        </w:pPrChange>
      </w:pPr>
      <w:ins w:id="936" w:author="Moustafa Banbouk" w:date="2018-05-12T12:42:00Z">
        <w:r>
          <w:rPr>
            <w:rFonts w:ascii="Segoe UI" w:eastAsia="Times New Roman" w:hAnsi="Segoe UI" w:cs="Segoe UI"/>
            <w:color w:val="24292E"/>
            <w:sz w:val="24"/>
            <w:szCs w:val="24"/>
          </w:rPr>
          <w:t>Linear Ridge CV Regression (</w:t>
        </w:r>
        <w:r w:rsidRPr="00BD3DFB">
          <w:rPr>
            <w:rFonts w:ascii="Segoe UI" w:eastAsia="Times New Roman" w:hAnsi="Segoe UI" w:cs="Segoe UI"/>
            <w:color w:val="24292E"/>
            <w:sz w:val="24"/>
            <w:szCs w:val="24"/>
          </w:rPr>
          <w:t>alphas</w:t>
        </w:r>
        <w:proofErr w:type="gramStart"/>
        <w:r w:rsidRPr="00BD3DFB">
          <w:rPr>
            <w:rFonts w:ascii="Segoe UI" w:eastAsia="Times New Roman" w:hAnsi="Segoe UI" w:cs="Segoe UI"/>
            <w:color w:val="24292E"/>
            <w:sz w:val="24"/>
            <w:szCs w:val="24"/>
          </w:rPr>
          <w:t>=[</w:t>
        </w:r>
        <w:proofErr w:type="gramEnd"/>
        <w:r w:rsidRPr="00BD3DFB">
          <w:rPr>
            <w:rFonts w:ascii="Segoe UI" w:eastAsia="Times New Roman" w:hAnsi="Segoe UI" w:cs="Segoe UI"/>
            <w:color w:val="24292E"/>
            <w:sz w:val="24"/>
            <w:szCs w:val="24"/>
          </w:rPr>
          <w:t>0.1, 1.0, 10.0]</w:t>
        </w:r>
        <w:r>
          <w:rPr>
            <w:rFonts w:ascii="Segoe UI" w:eastAsia="Times New Roman" w:hAnsi="Segoe UI" w:cs="Segoe UI"/>
            <w:color w:val="24292E"/>
            <w:sz w:val="24"/>
            <w:szCs w:val="24"/>
          </w:rPr>
          <w:t>)</w:t>
        </w:r>
      </w:ins>
    </w:p>
    <w:p w:rsidR="003C76BD" w:rsidRDefault="003C76BD">
      <w:pPr>
        <w:pStyle w:val="ListParagraph"/>
        <w:numPr>
          <w:ilvl w:val="0"/>
          <w:numId w:val="25"/>
        </w:numPr>
        <w:spacing w:before="60" w:after="100" w:afterAutospacing="1" w:line="240" w:lineRule="auto"/>
        <w:rPr>
          <w:ins w:id="937" w:author="Moustafa Banbouk" w:date="2018-03-25T22:06:00Z"/>
          <w:rFonts w:ascii="Segoe UI" w:eastAsia="Times New Roman" w:hAnsi="Segoe UI" w:cs="Segoe UI"/>
          <w:color w:val="24292E"/>
          <w:sz w:val="24"/>
          <w:szCs w:val="24"/>
        </w:rPr>
        <w:pPrChange w:id="938" w:author="Moustafa Banbouk" w:date="2018-03-25T22:29:00Z">
          <w:pPr>
            <w:pStyle w:val="ListParagraph"/>
            <w:numPr>
              <w:numId w:val="23"/>
            </w:numPr>
            <w:spacing w:before="60" w:after="100" w:afterAutospacing="1" w:line="240" w:lineRule="auto"/>
            <w:ind w:hanging="360"/>
          </w:pPr>
        </w:pPrChange>
      </w:pPr>
      <w:ins w:id="939" w:author="Moustafa Banbouk" w:date="2018-03-25T22:06:00Z">
        <w:r>
          <w:rPr>
            <w:rFonts w:ascii="Segoe UI" w:eastAsia="Times New Roman" w:hAnsi="Segoe UI" w:cs="Segoe UI"/>
            <w:color w:val="24292E"/>
            <w:sz w:val="24"/>
            <w:szCs w:val="24"/>
          </w:rPr>
          <w:t>Linear Lasso Regression</w:t>
        </w:r>
      </w:ins>
      <w:ins w:id="940" w:author="Moustafa Banbouk" w:date="2018-05-12T11:52:00Z">
        <w:r w:rsidR="00A9703B">
          <w:rPr>
            <w:rFonts w:ascii="Segoe UI" w:eastAsia="Times New Roman" w:hAnsi="Segoe UI" w:cs="Segoe UI"/>
            <w:color w:val="24292E"/>
            <w:sz w:val="24"/>
            <w:szCs w:val="24"/>
          </w:rPr>
          <w:t xml:space="preserve"> (</w:t>
        </w:r>
      </w:ins>
      <w:ins w:id="941" w:author="Moustafa Banbouk" w:date="2018-05-12T12:43:00Z">
        <w:r w:rsidR="00BD3DFB" w:rsidRPr="00A9703B">
          <w:rPr>
            <w:rFonts w:ascii="Segoe UI" w:eastAsia="Times New Roman" w:hAnsi="Segoe UI" w:cs="Segoe UI"/>
            <w:color w:val="24292E"/>
            <w:sz w:val="24"/>
            <w:szCs w:val="24"/>
          </w:rPr>
          <w:t>alpha = 0.1</w:t>
        </w:r>
      </w:ins>
      <w:ins w:id="942" w:author="Moustafa Banbouk" w:date="2018-05-12T11:53:00Z">
        <w:r w:rsidR="00A9703B">
          <w:rPr>
            <w:rFonts w:ascii="Segoe UI" w:eastAsia="Times New Roman" w:hAnsi="Segoe UI" w:cs="Segoe UI"/>
            <w:color w:val="24292E"/>
            <w:sz w:val="24"/>
            <w:szCs w:val="24"/>
          </w:rPr>
          <w:t>)</w:t>
        </w:r>
      </w:ins>
    </w:p>
    <w:p w:rsidR="003C76BD" w:rsidRDefault="003C76BD">
      <w:pPr>
        <w:pStyle w:val="ListParagraph"/>
        <w:numPr>
          <w:ilvl w:val="0"/>
          <w:numId w:val="25"/>
        </w:numPr>
        <w:spacing w:before="60" w:after="100" w:afterAutospacing="1" w:line="240" w:lineRule="auto"/>
        <w:rPr>
          <w:ins w:id="943" w:author="Moustafa Banbouk" w:date="2018-05-12T11:50:00Z"/>
          <w:rFonts w:ascii="Segoe UI" w:eastAsia="Times New Roman" w:hAnsi="Segoe UI" w:cs="Segoe UI"/>
          <w:color w:val="24292E"/>
          <w:sz w:val="24"/>
          <w:szCs w:val="24"/>
        </w:rPr>
        <w:pPrChange w:id="944" w:author="Moustafa Banbouk" w:date="2018-03-25T22:29:00Z">
          <w:pPr>
            <w:pStyle w:val="ListParagraph"/>
            <w:numPr>
              <w:numId w:val="23"/>
            </w:numPr>
            <w:spacing w:before="60" w:after="100" w:afterAutospacing="1" w:line="240" w:lineRule="auto"/>
            <w:ind w:hanging="360"/>
          </w:pPr>
        </w:pPrChange>
      </w:pPr>
      <w:ins w:id="945" w:author="Moustafa Banbouk" w:date="2018-03-25T22:06:00Z">
        <w:r>
          <w:rPr>
            <w:rFonts w:ascii="Segoe UI" w:eastAsia="Times New Roman" w:hAnsi="Segoe UI" w:cs="Segoe UI"/>
            <w:color w:val="24292E"/>
            <w:sz w:val="24"/>
            <w:szCs w:val="24"/>
          </w:rPr>
          <w:t>Linear Lasso Lars Regression</w:t>
        </w:r>
      </w:ins>
      <w:ins w:id="946" w:author="Moustafa Banbouk" w:date="2018-05-12T11:53:00Z">
        <w:r w:rsidR="00A9703B">
          <w:rPr>
            <w:rFonts w:ascii="Segoe UI" w:eastAsia="Times New Roman" w:hAnsi="Segoe UI" w:cs="Segoe UI"/>
            <w:color w:val="24292E"/>
            <w:sz w:val="24"/>
            <w:szCs w:val="24"/>
          </w:rPr>
          <w:t xml:space="preserve"> (</w:t>
        </w:r>
        <w:r w:rsidR="00A9703B" w:rsidRPr="00A9703B">
          <w:rPr>
            <w:rFonts w:ascii="Segoe UI" w:eastAsia="Times New Roman" w:hAnsi="Segoe UI" w:cs="Segoe UI"/>
            <w:color w:val="24292E"/>
            <w:sz w:val="24"/>
            <w:szCs w:val="24"/>
          </w:rPr>
          <w:t>alpha = 0.1</w:t>
        </w:r>
        <w:r w:rsidR="00A9703B">
          <w:rPr>
            <w:rFonts w:ascii="Segoe UI" w:eastAsia="Times New Roman" w:hAnsi="Segoe UI" w:cs="Segoe UI"/>
            <w:color w:val="24292E"/>
            <w:sz w:val="24"/>
            <w:szCs w:val="24"/>
          </w:rPr>
          <w:t>)</w:t>
        </w:r>
      </w:ins>
    </w:p>
    <w:p w:rsidR="0075093C" w:rsidRDefault="001F626D">
      <w:pPr>
        <w:spacing w:before="60" w:after="100" w:afterAutospacing="1" w:line="240" w:lineRule="auto"/>
        <w:rPr>
          <w:ins w:id="947" w:author="Moustafa Banbouk" w:date="2018-05-12T12:06:00Z"/>
          <w:rFonts w:ascii="Segoe UI" w:eastAsia="Times New Roman" w:hAnsi="Segoe UI" w:cs="Segoe UI"/>
          <w:color w:val="24292E"/>
          <w:sz w:val="24"/>
          <w:szCs w:val="24"/>
        </w:rPr>
        <w:pPrChange w:id="948" w:author="Moustafa Banbouk" w:date="2018-03-25T22:06:00Z">
          <w:pPr>
            <w:pStyle w:val="ListParagraph"/>
            <w:numPr>
              <w:numId w:val="23"/>
            </w:numPr>
            <w:spacing w:before="60" w:after="100" w:afterAutospacing="1" w:line="240" w:lineRule="auto"/>
            <w:ind w:hanging="360"/>
          </w:pPr>
        </w:pPrChange>
      </w:pPr>
      <w:ins w:id="949" w:author="Moustafa Banbouk" w:date="2018-03-25T22:11:00Z">
        <w:r>
          <w:rPr>
            <w:rFonts w:ascii="Segoe UI" w:eastAsia="Times New Roman" w:hAnsi="Segoe UI" w:cs="Segoe UI"/>
            <w:color w:val="24292E"/>
            <w:sz w:val="24"/>
            <w:szCs w:val="24"/>
          </w:rPr>
          <w:lastRenderedPageBreak/>
          <w:t xml:space="preserve">In order to have a generic method for running the required </w:t>
        </w:r>
      </w:ins>
      <w:ins w:id="950" w:author="Moustafa Banbouk" w:date="2018-03-25T22:12:00Z">
        <w:r>
          <w:rPr>
            <w:rFonts w:ascii="Segoe UI" w:eastAsia="Times New Roman" w:hAnsi="Segoe UI" w:cs="Segoe UI"/>
            <w:color w:val="24292E"/>
            <w:sz w:val="24"/>
            <w:szCs w:val="24"/>
          </w:rPr>
          <w:t xml:space="preserve">prediction, we developed a function </w:t>
        </w:r>
        <w:proofErr w:type="spellStart"/>
        <w:proofErr w:type="gramStart"/>
        <w:r w:rsidRPr="00A36721">
          <w:rPr>
            <w:rFonts w:ascii="Segoe UI" w:eastAsia="Times New Roman" w:hAnsi="Segoe UI" w:cs="Segoe UI"/>
            <w:b/>
            <w:bCs/>
            <w:color w:val="24292E"/>
            <w:sz w:val="24"/>
            <w:szCs w:val="24"/>
            <w:rPrChange w:id="951" w:author="Moustafa Banbouk" w:date="2018-05-12T12:09:00Z">
              <w:rPr>
                <w:rFonts w:ascii="Segoe UI" w:eastAsia="Times New Roman" w:hAnsi="Segoe UI" w:cs="Segoe UI"/>
                <w:color w:val="24292E"/>
                <w:sz w:val="24"/>
                <w:szCs w:val="24"/>
              </w:rPr>
            </w:rPrChange>
          </w:rPr>
          <w:t>predictCryptoPrice</w:t>
        </w:r>
        <w:proofErr w:type="spellEnd"/>
        <w:r w:rsidRPr="00A36721">
          <w:rPr>
            <w:rFonts w:ascii="Segoe UI" w:eastAsia="Times New Roman" w:hAnsi="Segoe UI" w:cs="Segoe UI"/>
            <w:b/>
            <w:bCs/>
            <w:color w:val="24292E"/>
            <w:sz w:val="24"/>
            <w:szCs w:val="24"/>
            <w:rPrChange w:id="952" w:author="Moustafa Banbouk" w:date="2018-05-12T12:09:00Z">
              <w:rPr>
                <w:rFonts w:ascii="Segoe UI" w:eastAsia="Times New Roman" w:hAnsi="Segoe UI" w:cs="Segoe UI"/>
                <w:color w:val="24292E"/>
                <w:sz w:val="24"/>
                <w:szCs w:val="24"/>
              </w:rPr>
            </w:rPrChange>
          </w:rPr>
          <w:t>(</w:t>
        </w:r>
        <w:proofErr w:type="gramEnd"/>
        <w:r w:rsidRPr="00A36721">
          <w:rPr>
            <w:rFonts w:ascii="Segoe UI" w:eastAsia="Times New Roman" w:hAnsi="Segoe UI" w:cs="Segoe UI"/>
            <w:b/>
            <w:bCs/>
            <w:color w:val="24292E"/>
            <w:sz w:val="24"/>
            <w:szCs w:val="24"/>
            <w:rPrChange w:id="953" w:author="Moustafa Banbouk" w:date="2018-05-12T12:09:00Z">
              <w:rPr>
                <w:rFonts w:ascii="Segoe UI" w:eastAsia="Times New Roman" w:hAnsi="Segoe UI" w:cs="Segoe UI"/>
                <w:color w:val="24292E"/>
                <w:sz w:val="24"/>
                <w:szCs w:val="24"/>
              </w:rPr>
            </w:rPrChange>
          </w:rPr>
          <w:t>)</w:t>
        </w:r>
      </w:ins>
      <w:ins w:id="954" w:author="Moustafa Banbouk" w:date="2018-03-25T22:17:00Z">
        <w:r w:rsidR="0075093C">
          <w:rPr>
            <w:rFonts w:ascii="Segoe UI" w:eastAsia="Times New Roman" w:hAnsi="Segoe UI" w:cs="Segoe UI"/>
            <w:color w:val="24292E"/>
            <w:sz w:val="24"/>
            <w:szCs w:val="24"/>
          </w:rPr>
          <w:t xml:space="preserve"> that will</w:t>
        </w:r>
      </w:ins>
      <w:ins w:id="955" w:author="Moustafa Banbouk" w:date="2018-05-12T12:06:00Z">
        <w:r w:rsidR="0075093C">
          <w:rPr>
            <w:rFonts w:ascii="Segoe UI" w:eastAsia="Times New Roman" w:hAnsi="Segoe UI" w:cs="Segoe UI"/>
            <w:color w:val="24292E"/>
            <w:sz w:val="24"/>
            <w:szCs w:val="24"/>
          </w:rPr>
          <w:t>:</w:t>
        </w:r>
      </w:ins>
    </w:p>
    <w:p w:rsidR="0075093C" w:rsidRDefault="0075093C">
      <w:pPr>
        <w:pStyle w:val="ListParagraph"/>
        <w:numPr>
          <w:ilvl w:val="0"/>
          <w:numId w:val="28"/>
        </w:numPr>
        <w:spacing w:before="60" w:after="100" w:afterAutospacing="1" w:line="240" w:lineRule="auto"/>
        <w:rPr>
          <w:ins w:id="956" w:author="Moustafa Banbouk" w:date="2018-05-12T12:06:00Z"/>
          <w:rFonts w:ascii="Segoe UI" w:eastAsia="Times New Roman" w:hAnsi="Segoe UI" w:cs="Segoe UI"/>
          <w:color w:val="24292E"/>
          <w:sz w:val="24"/>
          <w:szCs w:val="24"/>
        </w:rPr>
        <w:pPrChange w:id="957" w:author="Moustafa Banbouk" w:date="2018-05-12T12:06:00Z">
          <w:pPr>
            <w:pStyle w:val="ListParagraph"/>
            <w:numPr>
              <w:numId w:val="23"/>
            </w:numPr>
            <w:spacing w:before="60" w:after="100" w:afterAutospacing="1" w:line="240" w:lineRule="auto"/>
            <w:ind w:hanging="360"/>
          </w:pPr>
        </w:pPrChange>
      </w:pPr>
      <w:ins w:id="958" w:author="Moustafa Banbouk" w:date="2018-05-12T12:06:00Z">
        <w:r>
          <w:rPr>
            <w:rFonts w:ascii="Segoe UI" w:eastAsia="Times New Roman" w:hAnsi="Segoe UI" w:cs="Segoe UI"/>
            <w:color w:val="24292E"/>
            <w:sz w:val="24"/>
            <w:szCs w:val="24"/>
          </w:rPr>
          <w:t>R</w:t>
        </w:r>
      </w:ins>
      <w:ins w:id="959" w:author="Moustafa Banbouk" w:date="2018-03-25T22:17:00Z">
        <w:r w:rsidRPr="0075093C">
          <w:rPr>
            <w:rFonts w:ascii="Segoe UI" w:eastAsia="Times New Roman" w:hAnsi="Segoe UI" w:cs="Segoe UI"/>
            <w:color w:val="24292E"/>
            <w:sz w:val="24"/>
            <w:szCs w:val="24"/>
          </w:rPr>
          <w:t>ead the test data</w:t>
        </w:r>
      </w:ins>
    </w:p>
    <w:p w:rsidR="0075093C" w:rsidRDefault="0075093C">
      <w:pPr>
        <w:pStyle w:val="ListParagraph"/>
        <w:numPr>
          <w:ilvl w:val="0"/>
          <w:numId w:val="28"/>
        </w:numPr>
        <w:spacing w:before="60" w:after="100" w:afterAutospacing="1" w:line="240" w:lineRule="auto"/>
        <w:rPr>
          <w:ins w:id="960" w:author="Moustafa Banbouk" w:date="2018-05-12T12:06:00Z"/>
          <w:rFonts w:ascii="Segoe UI" w:eastAsia="Times New Roman" w:hAnsi="Segoe UI" w:cs="Segoe UI"/>
          <w:color w:val="24292E"/>
          <w:sz w:val="24"/>
          <w:szCs w:val="24"/>
        </w:rPr>
        <w:pPrChange w:id="961" w:author="Moustafa Banbouk" w:date="2018-05-12T12:06:00Z">
          <w:pPr>
            <w:pStyle w:val="ListParagraph"/>
            <w:numPr>
              <w:numId w:val="23"/>
            </w:numPr>
            <w:spacing w:before="60" w:after="100" w:afterAutospacing="1" w:line="240" w:lineRule="auto"/>
            <w:ind w:hanging="360"/>
          </w:pPr>
        </w:pPrChange>
      </w:pPr>
      <w:ins w:id="962" w:author="Moustafa Banbouk" w:date="2018-05-12T12:06:00Z">
        <w:r>
          <w:rPr>
            <w:rFonts w:ascii="Segoe UI" w:eastAsia="Times New Roman" w:hAnsi="Segoe UI" w:cs="Segoe UI"/>
            <w:color w:val="24292E"/>
            <w:sz w:val="24"/>
            <w:szCs w:val="24"/>
          </w:rPr>
          <w:t>Divide the test data into multiple chunks (In our case 10 chunks)</w:t>
        </w:r>
      </w:ins>
    </w:p>
    <w:p w:rsidR="0075093C" w:rsidRDefault="0075093C">
      <w:pPr>
        <w:pStyle w:val="ListParagraph"/>
        <w:numPr>
          <w:ilvl w:val="0"/>
          <w:numId w:val="28"/>
        </w:numPr>
        <w:spacing w:before="60" w:after="100" w:afterAutospacing="1" w:line="240" w:lineRule="auto"/>
        <w:rPr>
          <w:ins w:id="963" w:author="Moustafa Banbouk" w:date="2018-05-12T12:07:00Z"/>
          <w:rFonts w:ascii="Segoe UI" w:eastAsia="Times New Roman" w:hAnsi="Segoe UI" w:cs="Segoe UI"/>
          <w:color w:val="24292E"/>
          <w:sz w:val="24"/>
          <w:szCs w:val="24"/>
        </w:rPr>
        <w:pPrChange w:id="964" w:author="Moustafa Banbouk" w:date="2018-05-12T12:06:00Z">
          <w:pPr>
            <w:pStyle w:val="ListParagraph"/>
            <w:numPr>
              <w:numId w:val="23"/>
            </w:numPr>
            <w:spacing w:before="60" w:after="100" w:afterAutospacing="1" w:line="240" w:lineRule="auto"/>
            <w:ind w:hanging="360"/>
          </w:pPr>
        </w:pPrChange>
      </w:pPr>
      <w:ins w:id="965" w:author="Moustafa Banbouk" w:date="2018-05-12T12:06:00Z">
        <w:r>
          <w:rPr>
            <w:rFonts w:ascii="Segoe UI" w:eastAsia="Times New Roman" w:hAnsi="Segoe UI" w:cs="Segoe UI"/>
            <w:color w:val="24292E"/>
            <w:sz w:val="24"/>
            <w:szCs w:val="24"/>
          </w:rPr>
          <w:t>U</w:t>
        </w:r>
      </w:ins>
      <w:ins w:id="966" w:author="Moustafa Banbouk" w:date="2018-03-25T22:17:00Z">
        <w:r w:rsidRPr="0075093C">
          <w:rPr>
            <w:rFonts w:ascii="Segoe UI" w:eastAsia="Times New Roman" w:hAnsi="Segoe UI" w:cs="Segoe UI"/>
            <w:color w:val="24292E"/>
            <w:sz w:val="24"/>
            <w:szCs w:val="24"/>
          </w:rPr>
          <w:t>s</w:t>
        </w:r>
      </w:ins>
      <w:ins w:id="967" w:author="Moustafa Banbouk" w:date="2018-05-12T12:06:00Z">
        <w:r>
          <w:rPr>
            <w:rFonts w:ascii="Segoe UI" w:eastAsia="Times New Roman" w:hAnsi="Segoe UI" w:cs="Segoe UI"/>
            <w:color w:val="24292E"/>
            <w:sz w:val="24"/>
            <w:szCs w:val="24"/>
          </w:rPr>
          <w:t>ing</w:t>
        </w:r>
      </w:ins>
      <w:ins w:id="968" w:author="Moustafa Banbouk" w:date="2018-03-25T22:17:00Z">
        <w:r w:rsidR="001F626D" w:rsidRPr="0075093C">
          <w:rPr>
            <w:rFonts w:ascii="Segoe UI" w:eastAsia="Times New Roman" w:hAnsi="Segoe UI" w:cs="Segoe UI"/>
            <w:color w:val="24292E"/>
            <w:sz w:val="24"/>
            <w:szCs w:val="24"/>
            <w:rPrChange w:id="969" w:author="Moustafa Banbouk" w:date="2018-05-12T12:06:00Z">
              <w:rPr/>
            </w:rPrChange>
          </w:rPr>
          <w:t xml:space="preserve"> a </w:t>
        </w:r>
      </w:ins>
      <w:ins w:id="970" w:author="Moustafa Banbouk" w:date="2018-05-12T12:06:00Z">
        <w:r>
          <w:rPr>
            <w:rFonts w:ascii="Segoe UI" w:eastAsia="Times New Roman" w:hAnsi="Segoe UI" w:cs="Segoe UI"/>
            <w:color w:val="24292E"/>
            <w:sz w:val="24"/>
            <w:szCs w:val="24"/>
          </w:rPr>
          <w:t xml:space="preserve">given </w:t>
        </w:r>
      </w:ins>
      <w:ins w:id="971" w:author="Moustafa Banbouk" w:date="2018-03-25T22:17:00Z">
        <w:r w:rsidR="001F626D" w:rsidRPr="0075093C">
          <w:rPr>
            <w:rFonts w:ascii="Segoe UI" w:eastAsia="Times New Roman" w:hAnsi="Segoe UI" w:cs="Segoe UI"/>
            <w:color w:val="24292E"/>
            <w:sz w:val="24"/>
            <w:szCs w:val="24"/>
            <w:rPrChange w:id="972" w:author="Moustafa Banbouk" w:date="2018-05-12T12:06:00Z">
              <w:rPr/>
            </w:rPrChange>
          </w:rPr>
          <w:t xml:space="preserve">regression model </w:t>
        </w:r>
        <w:proofErr w:type="spellStart"/>
        <w:r w:rsidR="001F626D" w:rsidRPr="0075093C">
          <w:rPr>
            <w:rFonts w:ascii="Segoe UI" w:eastAsia="Times New Roman" w:hAnsi="Segoe UI" w:cs="Segoe UI"/>
            <w:color w:val="24292E"/>
            <w:sz w:val="24"/>
            <w:szCs w:val="24"/>
            <w:rPrChange w:id="973" w:author="Moustafa Banbouk" w:date="2018-05-12T12:06:00Z">
              <w:rPr/>
            </w:rPrChange>
          </w:rPr>
          <w:t>regr</w:t>
        </w:r>
      </w:ins>
      <w:proofErr w:type="spellEnd"/>
      <w:ins w:id="974" w:author="Moustafa Banbouk" w:date="2018-05-12T12:06:00Z">
        <w:r>
          <w:rPr>
            <w:rFonts w:ascii="Segoe UI" w:eastAsia="Times New Roman" w:hAnsi="Segoe UI" w:cs="Segoe UI"/>
            <w:color w:val="24292E"/>
            <w:sz w:val="24"/>
            <w:szCs w:val="24"/>
          </w:rPr>
          <w:t xml:space="preserve">, </w:t>
        </w:r>
      </w:ins>
      <w:ins w:id="975" w:author="Moustafa Banbouk" w:date="2018-05-12T12:07:00Z">
        <w:r>
          <w:rPr>
            <w:rFonts w:ascii="Segoe UI" w:eastAsia="Times New Roman" w:hAnsi="Segoe UI" w:cs="Segoe UI"/>
            <w:color w:val="24292E"/>
            <w:sz w:val="24"/>
            <w:szCs w:val="24"/>
          </w:rPr>
          <w:t xml:space="preserve">we will predict the </w:t>
        </w:r>
        <w:proofErr w:type="spellStart"/>
        <w:r>
          <w:rPr>
            <w:rFonts w:ascii="Segoe UI" w:eastAsia="Times New Roman" w:hAnsi="Segoe UI" w:cs="Segoe UI"/>
            <w:color w:val="24292E"/>
            <w:sz w:val="24"/>
            <w:szCs w:val="24"/>
          </w:rPr>
          <w:t>altcoin’t</w:t>
        </w:r>
        <w:proofErr w:type="spellEnd"/>
        <w:r>
          <w:rPr>
            <w:rFonts w:ascii="Segoe UI" w:eastAsia="Times New Roman" w:hAnsi="Segoe UI" w:cs="Segoe UI"/>
            <w:color w:val="24292E"/>
            <w:sz w:val="24"/>
            <w:szCs w:val="24"/>
          </w:rPr>
          <w:t xml:space="preserve"> price starting from the first timestamp</w:t>
        </w:r>
      </w:ins>
      <w:ins w:id="976" w:author="Moustafa Banbouk" w:date="2018-05-12T12:22:00Z">
        <w:r w:rsidR="00EC55A9">
          <w:rPr>
            <w:rFonts w:ascii="Segoe UI" w:eastAsia="Times New Roman" w:hAnsi="Segoe UI" w:cs="Segoe UI"/>
            <w:color w:val="24292E"/>
            <w:sz w:val="24"/>
            <w:szCs w:val="24"/>
          </w:rPr>
          <w:t xml:space="preserve"> (Unix </w:t>
        </w:r>
        <w:proofErr w:type="spellStart"/>
        <w:r w:rsidR="00EC55A9">
          <w:rPr>
            <w:rFonts w:ascii="Segoe UI" w:eastAsia="Times New Roman" w:hAnsi="Segoe UI" w:cs="Segoe UI"/>
            <w:color w:val="24292E"/>
            <w:sz w:val="24"/>
            <w:szCs w:val="24"/>
          </w:rPr>
          <w:t>DateTime</w:t>
        </w:r>
        <w:proofErr w:type="spellEnd"/>
        <w:r w:rsidR="00EC55A9">
          <w:rPr>
            <w:rFonts w:ascii="Segoe UI" w:eastAsia="Times New Roman" w:hAnsi="Segoe UI" w:cs="Segoe UI"/>
            <w:color w:val="24292E"/>
            <w:sz w:val="24"/>
            <w:szCs w:val="24"/>
          </w:rPr>
          <w:t xml:space="preserve"> format)</w:t>
        </w:r>
      </w:ins>
      <w:ins w:id="977" w:author="Moustafa Banbouk" w:date="2018-05-12T12:07:00Z">
        <w:r>
          <w:rPr>
            <w:rFonts w:ascii="Segoe UI" w:eastAsia="Times New Roman" w:hAnsi="Segoe UI" w:cs="Segoe UI"/>
            <w:color w:val="24292E"/>
            <w:sz w:val="24"/>
            <w:szCs w:val="24"/>
          </w:rPr>
          <w:t xml:space="preserve"> in each chunk</w:t>
        </w:r>
      </w:ins>
      <w:ins w:id="978" w:author="Moustafa Banbouk" w:date="2018-05-12T12:08:00Z">
        <w:r>
          <w:rPr>
            <w:rFonts w:ascii="Segoe UI" w:eastAsia="Times New Roman" w:hAnsi="Segoe UI" w:cs="Segoe UI"/>
            <w:color w:val="24292E"/>
            <w:sz w:val="24"/>
            <w:szCs w:val="24"/>
          </w:rPr>
          <w:t xml:space="preserve"> and for </w:t>
        </w:r>
        <w:proofErr w:type="gramStart"/>
        <w:r>
          <w:rPr>
            <w:rFonts w:ascii="Segoe UI" w:eastAsia="Times New Roman" w:hAnsi="Segoe UI" w:cs="Segoe UI"/>
            <w:color w:val="24292E"/>
            <w:sz w:val="24"/>
            <w:szCs w:val="24"/>
          </w:rPr>
          <w:t>a number of</w:t>
        </w:r>
        <w:proofErr w:type="gramEnd"/>
        <w:r>
          <w:rPr>
            <w:rFonts w:ascii="Segoe UI" w:eastAsia="Times New Roman" w:hAnsi="Segoe UI" w:cs="Segoe UI"/>
            <w:color w:val="24292E"/>
            <w:sz w:val="24"/>
            <w:szCs w:val="24"/>
          </w:rPr>
          <w:t xml:space="preserve"> days equal to </w:t>
        </w:r>
        <w:proofErr w:type="spellStart"/>
        <w:r>
          <w:rPr>
            <w:rFonts w:ascii="Segoe UI" w:eastAsia="Times New Roman" w:hAnsi="Segoe UI" w:cs="Segoe UI"/>
            <w:color w:val="24292E"/>
            <w:sz w:val="24"/>
            <w:szCs w:val="24"/>
          </w:rPr>
          <w:t>daysToPredict</w:t>
        </w:r>
        <w:proofErr w:type="spellEnd"/>
        <w:r>
          <w:rPr>
            <w:rFonts w:ascii="Segoe UI" w:eastAsia="Times New Roman" w:hAnsi="Segoe UI" w:cs="Segoe UI"/>
            <w:color w:val="24292E"/>
            <w:sz w:val="24"/>
            <w:szCs w:val="24"/>
          </w:rPr>
          <w:t xml:space="preserve"> parameter</w:t>
        </w:r>
      </w:ins>
    </w:p>
    <w:p w:rsidR="003C76BD" w:rsidRDefault="0075093C">
      <w:pPr>
        <w:pStyle w:val="ListParagraph"/>
        <w:numPr>
          <w:ilvl w:val="0"/>
          <w:numId w:val="28"/>
        </w:numPr>
        <w:spacing w:before="60" w:after="100" w:afterAutospacing="1" w:line="240" w:lineRule="auto"/>
        <w:rPr>
          <w:ins w:id="979" w:author="Moustafa Banbouk" w:date="2018-05-12T12:10:00Z"/>
          <w:rFonts w:ascii="Segoe UI" w:eastAsia="Times New Roman" w:hAnsi="Segoe UI" w:cs="Segoe UI"/>
          <w:color w:val="24292E"/>
          <w:sz w:val="24"/>
          <w:szCs w:val="24"/>
        </w:rPr>
        <w:pPrChange w:id="980" w:author="Moustafa Banbouk" w:date="2018-05-12T12:06:00Z">
          <w:pPr>
            <w:pStyle w:val="ListParagraph"/>
            <w:numPr>
              <w:numId w:val="23"/>
            </w:numPr>
            <w:spacing w:before="60" w:after="100" w:afterAutospacing="1" w:line="240" w:lineRule="auto"/>
            <w:ind w:hanging="360"/>
          </w:pPr>
        </w:pPrChange>
      </w:pPr>
      <w:ins w:id="981" w:author="Moustafa Banbouk" w:date="2018-05-12T12:08:00Z">
        <w:r>
          <w:rPr>
            <w:rFonts w:ascii="Segoe UI" w:eastAsia="Times New Roman" w:hAnsi="Segoe UI" w:cs="Segoe UI"/>
            <w:color w:val="24292E"/>
            <w:sz w:val="24"/>
            <w:szCs w:val="24"/>
          </w:rPr>
          <w:t>R</w:t>
        </w:r>
      </w:ins>
      <w:ins w:id="982" w:author="Moustafa Banbouk" w:date="2018-03-25T22:18:00Z">
        <w:r w:rsidR="001F626D" w:rsidRPr="0075093C">
          <w:rPr>
            <w:rFonts w:ascii="Segoe UI" w:eastAsia="Times New Roman" w:hAnsi="Segoe UI" w:cs="Segoe UI"/>
            <w:color w:val="24292E"/>
            <w:sz w:val="24"/>
            <w:szCs w:val="24"/>
            <w:rPrChange w:id="983" w:author="Moustafa Banbouk" w:date="2018-05-12T12:06:00Z">
              <w:rPr/>
            </w:rPrChange>
          </w:rPr>
          <w:t>eturn the mean squared error (MSE)</w:t>
        </w:r>
      </w:ins>
      <w:ins w:id="984" w:author="Moustafa Banbouk" w:date="2018-03-25T22:19:00Z">
        <w:r w:rsidR="00AF7F61" w:rsidRPr="0075093C">
          <w:rPr>
            <w:rFonts w:ascii="Segoe UI" w:eastAsia="Times New Roman" w:hAnsi="Segoe UI" w:cs="Segoe UI"/>
            <w:color w:val="24292E"/>
            <w:sz w:val="24"/>
            <w:szCs w:val="24"/>
            <w:rPrChange w:id="985" w:author="Moustafa Banbouk" w:date="2018-05-12T12:06:00Z">
              <w:rPr/>
            </w:rPrChange>
          </w:rPr>
          <w:t xml:space="preserve"> </w:t>
        </w:r>
      </w:ins>
      <w:ins w:id="986" w:author="Moustafa Banbouk" w:date="2018-05-12T12:08:00Z">
        <w:r>
          <w:rPr>
            <w:rFonts w:ascii="Segoe UI" w:eastAsia="Times New Roman" w:hAnsi="Segoe UI" w:cs="Segoe UI"/>
            <w:color w:val="24292E"/>
            <w:sz w:val="24"/>
            <w:szCs w:val="24"/>
          </w:rPr>
          <w:t xml:space="preserve">for each chunk and the average MSE </w:t>
        </w:r>
      </w:ins>
      <w:ins w:id="987" w:author="Moustafa Banbouk" w:date="2018-05-12T12:09:00Z">
        <w:r>
          <w:rPr>
            <w:rFonts w:ascii="Segoe UI" w:eastAsia="Times New Roman" w:hAnsi="Segoe UI" w:cs="Segoe UI"/>
            <w:color w:val="24292E"/>
            <w:sz w:val="24"/>
            <w:szCs w:val="24"/>
          </w:rPr>
          <w:t xml:space="preserve">of all chunks </w:t>
        </w:r>
      </w:ins>
      <w:ins w:id="988" w:author="Moustafa Banbouk" w:date="2018-03-25T22:19:00Z">
        <w:r w:rsidR="00AF7F61" w:rsidRPr="0075093C">
          <w:rPr>
            <w:rFonts w:ascii="Segoe UI" w:eastAsia="Times New Roman" w:hAnsi="Segoe UI" w:cs="Segoe UI"/>
            <w:color w:val="24292E"/>
            <w:sz w:val="24"/>
            <w:szCs w:val="24"/>
            <w:rPrChange w:id="989" w:author="Moustafa Banbouk" w:date="2018-05-12T12:06:00Z">
              <w:rPr/>
            </w:rPrChange>
          </w:rPr>
          <w:t xml:space="preserve">which will </w:t>
        </w:r>
        <w:r w:rsidRPr="0075093C">
          <w:rPr>
            <w:rFonts w:ascii="Segoe UI" w:eastAsia="Times New Roman" w:hAnsi="Segoe UI" w:cs="Segoe UI"/>
            <w:color w:val="24292E"/>
            <w:sz w:val="24"/>
            <w:szCs w:val="24"/>
          </w:rPr>
          <w:t>be used as a performance metric</w:t>
        </w:r>
      </w:ins>
      <w:ins w:id="990" w:author="Moustafa Banbouk" w:date="2018-05-12T12:09:00Z">
        <w:r>
          <w:rPr>
            <w:rFonts w:ascii="Segoe UI" w:eastAsia="Times New Roman" w:hAnsi="Segoe UI" w:cs="Segoe UI"/>
            <w:color w:val="24292E"/>
            <w:sz w:val="24"/>
            <w:szCs w:val="24"/>
          </w:rPr>
          <w:t xml:space="preserve"> to compare the performance of the various models</w:t>
        </w:r>
      </w:ins>
    </w:p>
    <w:p w:rsidR="00A36721" w:rsidRDefault="00A36721">
      <w:pPr>
        <w:spacing w:before="60" w:after="100" w:afterAutospacing="1" w:line="240" w:lineRule="auto"/>
        <w:rPr>
          <w:ins w:id="991" w:author="Moustafa Banbouk" w:date="2018-05-12T12:11:00Z"/>
          <w:rFonts w:ascii="Segoe UI" w:eastAsia="Times New Roman" w:hAnsi="Segoe UI" w:cs="Segoe UI"/>
          <w:color w:val="24292E"/>
          <w:sz w:val="24"/>
          <w:szCs w:val="24"/>
        </w:rPr>
        <w:pPrChange w:id="992" w:author="Moustafa Banbouk" w:date="2018-05-12T12:10:00Z">
          <w:pPr>
            <w:pStyle w:val="ListParagraph"/>
            <w:numPr>
              <w:numId w:val="23"/>
            </w:numPr>
            <w:spacing w:before="60" w:after="100" w:afterAutospacing="1" w:line="240" w:lineRule="auto"/>
            <w:ind w:hanging="360"/>
          </w:pPr>
        </w:pPrChange>
      </w:pPr>
      <w:ins w:id="993" w:author="Moustafa Banbouk" w:date="2018-05-12T12:10:00Z">
        <w:r>
          <w:rPr>
            <w:rFonts w:ascii="Segoe UI" w:eastAsia="Times New Roman" w:hAnsi="Segoe UI" w:cs="Segoe UI"/>
            <w:color w:val="24292E"/>
            <w:sz w:val="24"/>
            <w:szCs w:val="24"/>
          </w:rPr>
          <w:t xml:space="preserve">We will later save the output of </w:t>
        </w:r>
        <w:proofErr w:type="spellStart"/>
        <w:proofErr w:type="gramStart"/>
        <w:r>
          <w:rPr>
            <w:rFonts w:ascii="Segoe UI" w:eastAsia="Times New Roman" w:hAnsi="Segoe UI" w:cs="Segoe UI"/>
            <w:color w:val="24292E"/>
            <w:sz w:val="24"/>
            <w:szCs w:val="24"/>
          </w:rPr>
          <w:t>predictCryptoPrice</w:t>
        </w:r>
        <w:proofErr w:type="spellEnd"/>
        <w:r>
          <w:rPr>
            <w:rFonts w:ascii="Segoe UI" w:eastAsia="Times New Roman" w:hAnsi="Segoe UI" w:cs="Segoe UI"/>
            <w:color w:val="24292E"/>
            <w:sz w:val="24"/>
            <w:szCs w:val="24"/>
          </w:rPr>
          <w:t>(</w:t>
        </w:r>
        <w:proofErr w:type="gramEnd"/>
        <w:r>
          <w:rPr>
            <w:rFonts w:ascii="Segoe UI" w:eastAsia="Times New Roman" w:hAnsi="Segoe UI" w:cs="Segoe UI"/>
            <w:color w:val="24292E"/>
            <w:sz w:val="24"/>
            <w:szCs w:val="24"/>
          </w:rPr>
          <w:t>) function and plot the multiple predictions in one graph using various colors</w:t>
        </w:r>
      </w:ins>
      <w:ins w:id="994" w:author="Moustafa Banbouk" w:date="2018-05-12T12:11:00Z">
        <w:r>
          <w:rPr>
            <w:rFonts w:ascii="Segoe UI" w:eastAsia="Times New Roman" w:hAnsi="Segoe UI" w:cs="Segoe UI"/>
            <w:color w:val="24292E"/>
            <w:sz w:val="24"/>
            <w:szCs w:val="24"/>
          </w:rPr>
          <w:t xml:space="preserve"> as shown in the below graph obtained when using Linear Regression model defau</w:t>
        </w:r>
      </w:ins>
      <w:ins w:id="995" w:author="Moustafa Banbouk" w:date="2018-05-12T12:12:00Z">
        <w:r>
          <w:rPr>
            <w:rFonts w:ascii="Segoe UI" w:eastAsia="Times New Roman" w:hAnsi="Segoe UI" w:cs="Segoe UI"/>
            <w:color w:val="24292E"/>
            <w:sz w:val="24"/>
            <w:szCs w:val="24"/>
          </w:rPr>
          <w:t>lt values</w:t>
        </w:r>
      </w:ins>
      <w:ins w:id="996" w:author="Moustafa Banbouk" w:date="2018-05-12T13:10:00Z">
        <w:r w:rsidR="00CD6323">
          <w:rPr>
            <w:rFonts w:ascii="Segoe UI" w:eastAsia="Times New Roman" w:hAnsi="Segoe UI" w:cs="Segoe UI"/>
            <w:color w:val="24292E"/>
            <w:sz w:val="24"/>
            <w:szCs w:val="24"/>
          </w:rPr>
          <w:t xml:space="preserve"> (The x-axis in this graph represent the date in which the altcoin cost is calculated or predicted and the date format used is Unix timestamp format. The y-axis represents the altcoin</w:t>
        </w:r>
      </w:ins>
      <w:ins w:id="997" w:author="Moustafa Banbouk" w:date="2018-05-12T13:11:00Z">
        <w:r w:rsidR="00CD6323">
          <w:rPr>
            <w:rFonts w:ascii="Segoe UI" w:eastAsia="Times New Roman" w:hAnsi="Segoe UI" w:cs="Segoe UI"/>
            <w:color w:val="24292E"/>
            <w:sz w:val="24"/>
            <w:szCs w:val="24"/>
          </w:rPr>
          <w:t>’s price in USD</w:t>
        </w:r>
      </w:ins>
      <w:ins w:id="998" w:author="Moustafa Banbouk" w:date="2018-05-12T13:10:00Z">
        <w:r w:rsidR="00CD6323">
          <w:rPr>
            <w:rFonts w:ascii="Segoe UI" w:eastAsia="Times New Roman" w:hAnsi="Segoe UI" w:cs="Segoe UI"/>
            <w:color w:val="24292E"/>
            <w:sz w:val="24"/>
            <w:szCs w:val="24"/>
          </w:rPr>
          <w:t>)</w:t>
        </w:r>
      </w:ins>
      <w:ins w:id="999" w:author="Moustafa Banbouk" w:date="2018-05-12T12:11:00Z">
        <w:r>
          <w:rPr>
            <w:rFonts w:ascii="Segoe UI" w:eastAsia="Times New Roman" w:hAnsi="Segoe UI" w:cs="Segoe UI"/>
            <w:color w:val="24292E"/>
            <w:sz w:val="24"/>
            <w:szCs w:val="24"/>
          </w:rPr>
          <w:t>:</w:t>
        </w:r>
      </w:ins>
    </w:p>
    <w:p w:rsidR="00A36721" w:rsidRDefault="00A36721">
      <w:pPr>
        <w:spacing w:before="60" w:after="100" w:afterAutospacing="1" w:line="240" w:lineRule="auto"/>
        <w:rPr>
          <w:ins w:id="1000" w:author="Moustafa Banbouk" w:date="2018-05-12T12:12:00Z"/>
          <w:rFonts w:ascii="Segoe UI" w:eastAsia="Times New Roman" w:hAnsi="Segoe UI" w:cs="Segoe UI"/>
          <w:color w:val="24292E"/>
          <w:sz w:val="24"/>
          <w:szCs w:val="24"/>
        </w:rPr>
        <w:pPrChange w:id="1001" w:author="Moustafa Banbouk" w:date="2018-05-12T12:10:00Z">
          <w:pPr>
            <w:pStyle w:val="ListParagraph"/>
            <w:numPr>
              <w:numId w:val="23"/>
            </w:numPr>
            <w:spacing w:before="60" w:after="100" w:afterAutospacing="1" w:line="240" w:lineRule="auto"/>
            <w:ind w:hanging="360"/>
          </w:pPr>
        </w:pPrChange>
      </w:pPr>
      <w:ins w:id="1002" w:author="Moustafa Banbouk" w:date="2018-05-12T12:11:00Z">
        <w:r>
          <w:rPr>
            <w:noProof/>
          </w:rPr>
          <w:drawing>
            <wp:inline distT="0" distB="0" distL="0" distR="0" wp14:anchorId="3061F8C1" wp14:editId="10AEB8F4">
              <wp:extent cx="5486400" cy="3067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067050"/>
                      </a:xfrm>
                      <a:prstGeom prst="rect">
                        <a:avLst/>
                      </a:prstGeom>
                    </pic:spPr>
                  </pic:pic>
                </a:graphicData>
              </a:graphic>
            </wp:inline>
          </w:drawing>
        </w:r>
      </w:ins>
    </w:p>
    <w:p w:rsidR="00A36721" w:rsidRPr="00A36721" w:rsidRDefault="00564E56">
      <w:pPr>
        <w:spacing w:before="60" w:after="100" w:afterAutospacing="1" w:line="240" w:lineRule="auto"/>
        <w:rPr>
          <w:ins w:id="1003" w:author="Moustafa Banbouk" w:date="2018-05-12T12:05:00Z"/>
          <w:rFonts w:ascii="Segoe UI" w:eastAsia="Times New Roman" w:hAnsi="Segoe UI" w:cs="Segoe UI"/>
          <w:color w:val="24292E"/>
          <w:sz w:val="24"/>
          <w:szCs w:val="24"/>
          <w:rPrChange w:id="1004" w:author="Moustafa Banbouk" w:date="2018-05-12T12:10:00Z">
            <w:rPr>
              <w:ins w:id="1005" w:author="Moustafa Banbouk" w:date="2018-05-12T12:05:00Z"/>
            </w:rPr>
          </w:rPrChange>
        </w:rPr>
        <w:pPrChange w:id="1006" w:author="Moustafa Banbouk" w:date="2018-05-12T12:10:00Z">
          <w:pPr>
            <w:pStyle w:val="ListParagraph"/>
            <w:numPr>
              <w:numId w:val="23"/>
            </w:numPr>
            <w:spacing w:before="60" w:after="100" w:afterAutospacing="1" w:line="240" w:lineRule="auto"/>
            <w:ind w:hanging="360"/>
          </w:pPr>
        </w:pPrChange>
      </w:pPr>
      <w:ins w:id="1007" w:author="Moustafa Banbouk" w:date="2018-05-12T12:14:00Z">
        <w:r>
          <w:rPr>
            <w:rFonts w:ascii="Segoe UI" w:eastAsia="Times New Roman" w:hAnsi="Segoe UI" w:cs="Segoe UI"/>
            <w:color w:val="24292E"/>
            <w:sz w:val="24"/>
            <w:szCs w:val="24"/>
          </w:rPr>
          <w:t>T</w:t>
        </w:r>
      </w:ins>
      <w:ins w:id="1008" w:author="Moustafa Banbouk" w:date="2018-05-12T12:12:00Z">
        <w:r w:rsidR="00A36721">
          <w:rPr>
            <w:rFonts w:ascii="Segoe UI" w:eastAsia="Times New Roman" w:hAnsi="Segoe UI" w:cs="Segoe UI"/>
            <w:color w:val="24292E"/>
            <w:sz w:val="24"/>
            <w:szCs w:val="24"/>
          </w:rPr>
          <w:t>he black graph represents the actual cost of the training data and the c</w:t>
        </w:r>
      </w:ins>
      <w:ins w:id="1009" w:author="Moustafa Banbouk" w:date="2018-05-12T12:13:00Z">
        <w:r w:rsidR="00A36721">
          <w:rPr>
            <w:rFonts w:ascii="Segoe UI" w:eastAsia="Times New Roman" w:hAnsi="Segoe UI" w:cs="Segoe UI"/>
            <w:color w:val="24292E"/>
            <w:sz w:val="24"/>
            <w:szCs w:val="24"/>
          </w:rPr>
          <w:t xml:space="preserve">olored graphs represents the predicted cost starting from various timestamps. </w:t>
        </w:r>
      </w:ins>
    </w:p>
    <w:p w:rsidR="001F626D" w:rsidRPr="001F626D" w:rsidRDefault="001F626D">
      <w:pPr>
        <w:spacing w:after="0" w:line="240" w:lineRule="auto"/>
        <w:rPr>
          <w:ins w:id="1010" w:author="Moustafa Banbouk" w:date="2018-03-25T22:12:00Z"/>
          <w:rFonts w:ascii="Courier New" w:eastAsia="Times New Roman" w:hAnsi="Courier New" w:cs="Courier New"/>
          <w:color w:val="24292E"/>
          <w:sz w:val="18"/>
          <w:szCs w:val="18"/>
          <w:rPrChange w:id="1011" w:author="Moustafa Banbouk" w:date="2018-03-25T22:12:00Z">
            <w:rPr>
              <w:ins w:id="1012" w:author="Moustafa Banbouk" w:date="2018-03-25T22:12:00Z"/>
              <w:rFonts w:ascii="Segoe UI" w:eastAsia="Times New Roman" w:hAnsi="Segoe UI" w:cs="Segoe UI"/>
              <w:color w:val="24292E"/>
              <w:sz w:val="24"/>
              <w:szCs w:val="24"/>
            </w:rPr>
          </w:rPrChange>
        </w:rPr>
        <w:pPrChange w:id="1013" w:author="Moustafa Banbouk" w:date="2018-03-25T22:15:00Z">
          <w:pPr>
            <w:spacing w:before="60" w:after="100" w:afterAutospacing="1" w:line="240" w:lineRule="auto"/>
          </w:pPr>
        </w:pPrChange>
      </w:pPr>
      <w:ins w:id="1014" w:author="Moustafa Banbouk" w:date="2018-03-25T22:12:00Z">
        <w:r w:rsidRPr="001F626D">
          <w:rPr>
            <w:rFonts w:ascii="Courier New" w:eastAsia="Times New Roman" w:hAnsi="Courier New" w:cs="Courier New"/>
            <w:b/>
            <w:bCs/>
            <w:color w:val="24292E"/>
            <w:sz w:val="18"/>
            <w:szCs w:val="18"/>
            <w:rPrChange w:id="1015" w:author="Moustafa Banbouk" w:date="2018-03-25T22:13:00Z">
              <w:rPr>
                <w:rFonts w:ascii="Segoe UI" w:eastAsia="Times New Roman" w:hAnsi="Segoe UI" w:cs="Segoe UI"/>
                <w:color w:val="24292E"/>
                <w:sz w:val="24"/>
                <w:szCs w:val="24"/>
              </w:rPr>
            </w:rPrChange>
          </w:rPr>
          <w:t>Function</w:t>
        </w:r>
        <w:r w:rsidRPr="001F626D">
          <w:rPr>
            <w:rFonts w:ascii="Courier New" w:eastAsia="Times New Roman" w:hAnsi="Courier New" w:cs="Courier New"/>
            <w:color w:val="24292E"/>
            <w:sz w:val="18"/>
            <w:szCs w:val="18"/>
            <w:rPrChange w:id="1016" w:author="Moustafa Banbouk" w:date="2018-03-25T22:12:00Z">
              <w:rPr>
                <w:rFonts w:ascii="Segoe UI" w:eastAsia="Times New Roman" w:hAnsi="Segoe UI" w:cs="Segoe UI"/>
                <w:color w:val="24292E"/>
                <w:sz w:val="24"/>
                <w:szCs w:val="24"/>
              </w:rPr>
            </w:rPrChange>
          </w:rPr>
          <w:t xml:space="preserve">: </w:t>
        </w:r>
        <w:proofErr w:type="spellStart"/>
        <w:r w:rsidRPr="001F626D">
          <w:rPr>
            <w:rFonts w:ascii="Courier New" w:eastAsia="Times New Roman" w:hAnsi="Courier New" w:cs="Courier New"/>
            <w:color w:val="24292E"/>
            <w:sz w:val="18"/>
            <w:szCs w:val="18"/>
            <w:rPrChange w:id="1017" w:author="Moustafa Banbouk" w:date="2018-03-25T22:12:00Z">
              <w:rPr>
                <w:rFonts w:ascii="Segoe UI" w:eastAsia="Times New Roman" w:hAnsi="Segoe UI" w:cs="Segoe UI"/>
                <w:color w:val="24292E"/>
                <w:sz w:val="24"/>
                <w:szCs w:val="24"/>
              </w:rPr>
            </w:rPrChange>
          </w:rPr>
          <w:t>predictCryptoPrice</w:t>
        </w:r>
        <w:proofErr w:type="spellEnd"/>
      </w:ins>
    </w:p>
    <w:p w:rsidR="001F626D" w:rsidRDefault="001F626D">
      <w:pPr>
        <w:spacing w:after="0" w:line="240" w:lineRule="auto"/>
        <w:rPr>
          <w:ins w:id="1018" w:author="Moustafa Banbouk" w:date="2018-03-25T22:16:00Z"/>
          <w:rFonts w:ascii="Courier New" w:eastAsia="Times New Roman" w:hAnsi="Courier New" w:cs="Courier New"/>
          <w:b/>
          <w:bCs/>
          <w:color w:val="24292E"/>
          <w:sz w:val="18"/>
          <w:szCs w:val="18"/>
        </w:rPr>
        <w:pPrChange w:id="1019" w:author="Moustafa Banbouk" w:date="2018-03-25T22:15:00Z">
          <w:pPr>
            <w:spacing w:before="60" w:after="100" w:afterAutospacing="1" w:line="240" w:lineRule="auto"/>
          </w:pPr>
        </w:pPrChange>
      </w:pPr>
    </w:p>
    <w:p w:rsidR="001F626D" w:rsidRPr="001F626D" w:rsidRDefault="001F626D">
      <w:pPr>
        <w:spacing w:after="0" w:line="240" w:lineRule="auto"/>
        <w:rPr>
          <w:ins w:id="1020" w:author="Moustafa Banbouk" w:date="2018-03-25T22:12:00Z"/>
          <w:rFonts w:ascii="Courier New" w:eastAsia="Times New Roman" w:hAnsi="Courier New" w:cs="Courier New"/>
          <w:color w:val="24292E"/>
          <w:sz w:val="18"/>
          <w:szCs w:val="18"/>
          <w:rPrChange w:id="1021" w:author="Moustafa Banbouk" w:date="2018-03-25T22:12:00Z">
            <w:rPr>
              <w:ins w:id="1022" w:author="Moustafa Banbouk" w:date="2018-03-25T22:12:00Z"/>
              <w:rFonts w:ascii="Segoe UI" w:eastAsia="Times New Roman" w:hAnsi="Segoe UI" w:cs="Segoe UI"/>
              <w:color w:val="24292E"/>
              <w:sz w:val="24"/>
              <w:szCs w:val="24"/>
            </w:rPr>
          </w:rPrChange>
        </w:rPr>
        <w:pPrChange w:id="1023" w:author="Moustafa Banbouk" w:date="2018-03-25T22:15:00Z">
          <w:pPr>
            <w:spacing w:before="60" w:after="100" w:afterAutospacing="1" w:line="240" w:lineRule="auto"/>
          </w:pPr>
        </w:pPrChange>
      </w:pPr>
      <w:ins w:id="1024" w:author="Moustafa Banbouk" w:date="2018-03-25T22:12:00Z">
        <w:r w:rsidRPr="001F626D">
          <w:rPr>
            <w:rFonts w:ascii="Courier New" w:eastAsia="Times New Roman" w:hAnsi="Courier New" w:cs="Courier New"/>
            <w:b/>
            <w:bCs/>
            <w:color w:val="24292E"/>
            <w:sz w:val="18"/>
            <w:szCs w:val="18"/>
            <w:rPrChange w:id="1025" w:author="Moustafa Banbouk" w:date="2018-03-25T22:13:00Z">
              <w:rPr>
                <w:rFonts w:ascii="Segoe UI" w:eastAsia="Times New Roman" w:hAnsi="Segoe UI" w:cs="Segoe UI"/>
                <w:color w:val="24292E"/>
                <w:sz w:val="24"/>
                <w:szCs w:val="24"/>
              </w:rPr>
            </w:rPrChange>
          </w:rPr>
          <w:lastRenderedPageBreak/>
          <w:t>Overview</w:t>
        </w:r>
        <w:r w:rsidRPr="001F626D">
          <w:rPr>
            <w:rFonts w:ascii="Courier New" w:eastAsia="Times New Roman" w:hAnsi="Courier New" w:cs="Courier New"/>
            <w:color w:val="24292E"/>
            <w:sz w:val="18"/>
            <w:szCs w:val="18"/>
            <w:rPrChange w:id="1026" w:author="Moustafa Banbouk" w:date="2018-03-25T22:12:00Z">
              <w:rPr>
                <w:rFonts w:ascii="Segoe UI" w:eastAsia="Times New Roman" w:hAnsi="Segoe UI" w:cs="Segoe UI"/>
                <w:color w:val="24292E"/>
                <w:sz w:val="24"/>
                <w:szCs w:val="24"/>
              </w:rPr>
            </w:rPrChange>
          </w:rPr>
          <w:t xml:space="preserve">: </w:t>
        </w:r>
        <w:proofErr w:type="spellStart"/>
        <w:proofErr w:type="gramStart"/>
        <w:r w:rsidRPr="001F626D">
          <w:rPr>
            <w:rFonts w:ascii="Courier New" w:eastAsia="Times New Roman" w:hAnsi="Courier New" w:cs="Courier New"/>
            <w:color w:val="24292E"/>
            <w:sz w:val="18"/>
            <w:szCs w:val="18"/>
            <w:rPrChange w:id="1027" w:author="Moustafa Banbouk" w:date="2018-03-25T22:12:00Z">
              <w:rPr>
                <w:rFonts w:ascii="Segoe UI" w:eastAsia="Times New Roman" w:hAnsi="Segoe UI" w:cs="Segoe UI"/>
                <w:color w:val="24292E"/>
                <w:sz w:val="24"/>
                <w:szCs w:val="24"/>
              </w:rPr>
            </w:rPrChange>
          </w:rPr>
          <w:t>predictCryptoPrice</w:t>
        </w:r>
        <w:proofErr w:type="spellEnd"/>
        <w:r w:rsidRPr="001F626D">
          <w:rPr>
            <w:rFonts w:ascii="Courier New" w:eastAsia="Times New Roman" w:hAnsi="Courier New" w:cs="Courier New"/>
            <w:color w:val="24292E"/>
            <w:sz w:val="18"/>
            <w:szCs w:val="18"/>
            <w:rPrChange w:id="1028" w:author="Moustafa Banbouk" w:date="2018-03-25T22:12:00Z">
              <w:rPr>
                <w:rFonts w:ascii="Segoe UI" w:eastAsia="Times New Roman" w:hAnsi="Segoe UI" w:cs="Segoe UI"/>
                <w:color w:val="24292E"/>
                <w:sz w:val="24"/>
                <w:szCs w:val="24"/>
              </w:rPr>
            </w:rPrChange>
          </w:rPr>
          <w:t>(</w:t>
        </w:r>
        <w:proofErr w:type="gramEnd"/>
        <w:r w:rsidRPr="001F626D">
          <w:rPr>
            <w:rFonts w:ascii="Courier New" w:eastAsia="Times New Roman" w:hAnsi="Courier New" w:cs="Courier New"/>
            <w:color w:val="24292E"/>
            <w:sz w:val="18"/>
            <w:szCs w:val="18"/>
            <w:rPrChange w:id="1029" w:author="Moustafa Banbouk" w:date="2018-03-25T22:12:00Z">
              <w:rPr>
                <w:rFonts w:ascii="Segoe UI" w:eastAsia="Times New Roman" w:hAnsi="Segoe UI" w:cs="Segoe UI"/>
                <w:color w:val="24292E"/>
                <w:sz w:val="24"/>
                <w:szCs w:val="24"/>
              </w:rPr>
            </w:rPrChange>
          </w:rPr>
          <w:t>) function is used to predict upcoming cryptocurrency cost given a certain machine learning trained model. This function divides data to multiple timeslots and predict output values.</w:t>
        </w:r>
      </w:ins>
    </w:p>
    <w:p w:rsidR="001F626D" w:rsidRDefault="001F626D">
      <w:pPr>
        <w:spacing w:after="0" w:line="240" w:lineRule="auto"/>
        <w:rPr>
          <w:ins w:id="1030" w:author="Moustafa Banbouk" w:date="2018-03-25T22:16:00Z"/>
          <w:rFonts w:ascii="Courier New" w:eastAsia="Times New Roman" w:hAnsi="Courier New" w:cs="Courier New"/>
          <w:b/>
          <w:bCs/>
          <w:color w:val="24292E"/>
          <w:sz w:val="18"/>
          <w:szCs w:val="18"/>
        </w:rPr>
        <w:pPrChange w:id="1031" w:author="Moustafa Banbouk" w:date="2018-03-25T22:15:00Z">
          <w:pPr>
            <w:spacing w:before="60" w:after="100" w:afterAutospacing="1" w:line="240" w:lineRule="auto"/>
          </w:pPr>
        </w:pPrChange>
      </w:pPr>
    </w:p>
    <w:p w:rsidR="001F626D" w:rsidRPr="001F626D" w:rsidRDefault="001F626D">
      <w:pPr>
        <w:spacing w:after="0" w:line="240" w:lineRule="auto"/>
        <w:rPr>
          <w:ins w:id="1032" w:author="Moustafa Banbouk" w:date="2018-03-25T22:12:00Z"/>
          <w:rFonts w:ascii="Courier New" w:eastAsia="Times New Roman" w:hAnsi="Courier New" w:cs="Courier New"/>
          <w:color w:val="24292E"/>
          <w:sz w:val="18"/>
          <w:szCs w:val="18"/>
          <w:rPrChange w:id="1033" w:author="Moustafa Banbouk" w:date="2018-03-25T22:16:00Z">
            <w:rPr>
              <w:ins w:id="1034" w:author="Moustafa Banbouk" w:date="2018-03-25T22:12:00Z"/>
              <w:rFonts w:ascii="Segoe UI" w:eastAsia="Times New Roman" w:hAnsi="Segoe UI" w:cs="Segoe UI"/>
              <w:color w:val="24292E"/>
              <w:sz w:val="24"/>
              <w:szCs w:val="24"/>
            </w:rPr>
          </w:rPrChange>
        </w:rPr>
        <w:pPrChange w:id="1035" w:author="Moustafa Banbouk" w:date="2018-03-25T22:16:00Z">
          <w:pPr>
            <w:spacing w:before="60" w:after="100" w:afterAutospacing="1" w:line="240" w:lineRule="auto"/>
          </w:pPr>
        </w:pPrChange>
      </w:pPr>
      <w:ins w:id="1036" w:author="Moustafa Banbouk" w:date="2018-03-25T22:12:00Z">
        <w:r w:rsidRPr="001F626D">
          <w:rPr>
            <w:rFonts w:ascii="Courier New" w:eastAsia="Times New Roman" w:hAnsi="Courier New" w:cs="Courier New"/>
            <w:b/>
            <w:bCs/>
            <w:color w:val="24292E"/>
            <w:sz w:val="18"/>
            <w:szCs w:val="18"/>
            <w:rPrChange w:id="1037" w:author="Moustafa Banbouk" w:date="2018-03-25T22:16:00Z">
              <w:rPr>
                <w:rFonts w:ascii="Segoe UI" w:eastAsia="Times New Roman" w:hAnsi="Segoe UI" w:cs="Segoe UI"/>
                <w:color w:val="24292E"/>
                <w:sz w:val="24"/>
                <w:szCs w:val="24"/>
              </w:rPr>
            </w:rPrChange>
          </w:rPr>
          <w:t>Input</w:t>
        </w:r>
        <w:r w:rsidRPr="001F626D">
          <w:rPr>
            <w:rFonts w:ascii="Courier New" w:eastAsia="Times New Roman" w:hAnsi="Courier New" w:cs="Courier New"/>
            <w:color w:val="24292E"/>
            <w:sz w:val="18"/>
            <w:szCs w:val="18"/>
            <w:rPrChange w:id="1038" w:author="Moustafa Banbouk" w:date="2018-03-25T22:16:00Z">
              <w:rPr>
                <w:rFonts w:ascii="Segoe UI" w:eastAsia="Times New Roman" w:hAnsi="Segoe UI" w:cs="Segoe UI"/>
                <w:color w:val="24292E"/>
                <w:sz w:val="24"/>
                <w:szCs w:val="24"/>
              </w:rPr>
            </w:rPrChange>
          </w:rPr>
          <w:t>:</w:t>
        </w:r>
      </w:ins>
    </w:p>
    <w:p w:rsidR="001F626D" w:rsidRPr="001F626D" w:rsidRDefault="001F626D">
      <w:pPr>
        <w:pStyle w:val="ListParagraph"/>
        <w:numPr>
          <w:ilvl w:val="0"/>
          <w:numId w:val="24"/>
        </w:numPr>
        <w:spacing w:after="0" w:line="240" w:lineRule="auto"/>
        <w:rPr>
          <w:ins w:id="1039" w:author="Moustafa Banbouk" w:date="2018-03-25T22:13:00Z"/>
          <w:rFonts w:ascii="Courier New" w:eastAsia="Times New Roman" w:hAnsi="Courier New" w:cs="Courier New"/>
          <w:color w:val="24292E"/>
          <w:sz w:val="18"/>
          <w:szCs w:val="18"/>
          <w:rPrChange w:id="1040" w:author="Moustafa Banbouk" w:date="2018-03-25T22:16:00Z">
            <w:rPr>
              <w:ins w:id="1041" w:author="Moustafa Banbouk" w:date="2018-03-25T22:13:00Z"/>
            </w:rPr>
          </w:rPrChange>
        </w:rPr>
        <w:pPrChange w:id="1042" w:author="Moustafa Banbouk" w:date="2018-03-25T22:16:00Z">
          <w:pPr>
            <w:spacing w:before="60" w:after="100" w:afterAutospacing="1" w:line="240" w:lineRule="auto"/>
          </w:pPr>
        </w:pPrChange>
      </w:pPr>
      <w:proofErr w:type="spellStart"/>
      <w:ins w:id="1043" w:author="Moustafa Banbouk" w:date="2018-03-25T22:12:00Z">
        <w:r w:rsidRPr="001F626D">
          <w:rPr>
            <w:rFonts w:ascii="Courier New" w:eastAsia="Times New Roman" w:hAnsi="Courier New" w:cs="Courier New"/>
            <w:color w:val="24292E"/>
            <w:sz w:val="18"/>
            <w:szCs w:val="18"/>
            <w:rPrChange w:id="1044" w:author="Moustafa Banbouk" w:date="2018-03-25T22:16:00Z">
              <w:rPr>
                <w:rFonts w:ascii="Segoe UI" w:eastAsia="Times New Roman" w:hAnsi="Segoe UI" w:cs="Segoe UI"/>
                <w:color w:val="24292E"/>
                <w:sz w:val="24"/>
                <w:szCs w:val="24"/>
              </w:rPr>
            </w:rPrChange>
          </w:rPr>
          <w:t>regr</w:t>
        </w:r>
        <w:proofErr w:type="spellEnd"/>
        <w:r w:rsidRPr="001F626D">
          <w:rPr>
            <w:rFonts w:ascii="Courier New" w:eastAsia="Times New Roman" w:hAnsi="Courier New" w:cs="Courier New"/>
            <w:color w:val="24292E"/>
            <w:sz w:val="18"/>
            <w:szCs w:val="18"/>
            <w:rPrChange w:id="1045" w:author="Moustafa Banbouk" w:date="2018-03-25T22:16:00Z">
              <w:rPr>
                <w:rFonts w:ascii="Segoe UI" w:eastAsia="Times New Roman" w:hAnsi="Segoe UI" w:cs="Segoe UI"/>
                <w:color w:val="24292E"/>
                <w:sz w:val="24"/>
                <w:szCs w:val="24"/>
              </w:rPr>
            </w:rPrChange>
          </w:rPr>
          <w:t xml:space="preserve">: Machine Learning regression algorithm/model to be used for data prediction </w:t>
        </w:r>
      </w:ins>
    </w:p>
    <w:p w:rsidR="001F626D" w:rsidRPr="001F626D" w:rsidRDefault="001F626D">
      <w:pPr>
        <w:pStyle w:val="ListParagraph"/>
        <w:numPr>
          <w:ilvl w:val="0"/>
          <w:numId w:val="24"/>
        </w:numPr>
        <w:spacing w:after="0" w:line="240" w:lineRule="auto"/>
        <w:rPr>
          <w:ins w:id="1046" w:author="Moustafa Banbouk" w:date="2018-03-25T22:13:00Z"/>
          <w:rFonts w:ascii="Courier New" w:eastAsia="Times New Roman" w:hAnsi="Courier New" w:cs="Courier New"/>
          <w:color w:val="24292E"/>
          <w:sz w:val="18"/>
          <w:szCs w:val="18"/>
          <w:rPrChange w:id="1047" w:author="Moustafa Banbouk" w:date="2018-03-25T22:16:00Z">
            <w:rPr>
              <w:ins w:id="1048" w:author="Moustafa Banbouk" w:date="2018-03-25T22:13:00Z"/>
            </w:rPr>
          </w:rPrChange>
        </w:rPr>
        <w:pPrChange w:id="1049" w:author="Moustafa Banbouk" w:date="2018-03-25T22:16:00Z">
          <w:pPr>
            <w:spacing w:before="60" w:after="100" w:afterAutospacing="1" w:line="240" w:lineRule="auto"/>
          </w:pPr>
        </w:pPrChange>
      </w:pPr>
      <w:proofErr w:type="spellStart"/>
      <w:ins w:id="1050" w:author="Moustafa Banbouk" w:date="2018-03-25T22:12:00Z">
        <w:r w:rsidRPr="001F626D">
          <w:rPr>
            <w:rFonts w:ascii="Courier New" w:eastAsia="Times New Roman" w:hAnsi="Courier New" w:cs="Courier New"/>
            <w:color w:val="24292E"/>
            <w:sz w:val="18"/>
            <w:szCs w:val="18"/>
            <w:rPrChange w:id="1051" w:author="Moustafa Banbouk" w:date="2018-03-25T22:16:00Z">
              <w:rPr>
                <w:rFonts w:ascii="Segoe UI" w:eastAsia="Times New Roman" w:hAnsi="Segoe UI" w:cs="Segoe UI"/>
                <w:color w:val="24292E"/>
                <w:sz w:val="24"/>
                <w:szCs w:val="24"/>
              </w:rPr>
            </w:rPrChange>
          </w:rPr>
          <w:t>daysToPredict</w:t>
        </w:r>
        <w:proofErr w:type="spellEnd"/>
        <w:r w:rsidRPr="001F626D">
          <w:rPr>
            <w:rFonts w:ascii="Courier New" w:eastAsia="Times New Roman" w:hAnsi="Courier New" w:cs="Courier New"/>
            <w:color w:val="24292E"/>
            <w:sz w:val="18"/>
            <w:szCs w:val="18"/>
            <w:rPrChange w:id="1052" w:author="Moustafa Banbouk" w:date="2018-03-25T22:16:00Z">
              <w:rPr>
                <w:rFonts w:ascii="Segoe UI" w:eastAsia="Times New Roman" w:hAnsi="Segoe UI" w:cs="Segoe UI"/>
                <w:color w:val="24292E"/>
                <w:sz w:val="24"/>
                <w:szCs w:val="24"/>
              </w:rPr>
            </w:rPrChange>
          </w:rPr>
          <w:t xml:space="preserve">: Total days to predict </w:t>
        </w:r>
      </w:ins>
    </w:p>
    <w:p w:rsidR="001F626D" w:rsidRPr="001F626D" w:rsidRDefault="001F626D">
      <w:pPr>
        <w:pStyle w:val="ListParagraph"/>
        <w:numPr>
          <w:ilvl w:val="0"/>
          <w:numId w:val="24"/>
        </w:numPr>
        <w:spacing w:after="0" w:line="240" w:lineRule="auto"/>
        <w:rPr>
          <w:ins w:id="1053" w:author="Moustafa Banbouk" w:date="2018-03-25T22:13:00Z"/>
          <w:rFonts w:ascii="Courier New" w:eastAsia="Times New Roman" w:hAnsi="Courier New" w:cs="Courier New"/>
          <w:color w:val="24292E"/>
          <w:sz w:val="18"/>
          <w:szCs w:val="18"/>
          <w:rPrChange w:id="1054" w:author="Moustafa Banbouk" w:date="2018-03-25T22:16:00Z">
            <w:rPr>
              <w:ins w:id="1055" w:author="Moustafa Banbouk" w:date="2018-03-25T22:13:00Z"/>
            </w:rPr>
          </w:rPrChange>
        </w:rPr>
        <w:pPrChange w:id="1056" w:author="Moustafa Banbouk" w:date="2018-03-25T22:16:00Z">
          <w:pPr>
            <w:spacing w:before="60" w:after="100" w:afterAutospacing="1" w:line="240" w:lineRule="auto"/>
          </w:pPr>
        </w:pPrChange>
      </w:pPr>
      <w:ins w:id="1057" w:author="Moustafa Banbouk" w:date="2018-03-25T22:12:00Z">
        <w:r w:rsidRPr="001F626D">
          <w:rPr>
            <w:rFonts w:ascii="Courier New" w:eastAsia="Times New Roman" w:hAnsi="Courier New" w:cs="Courier New"/>
            <w:color w:val="24292E"/>
            <w:sz w:val="18"/>
            <w:szCs w:val="18"/>
            <w:rPrChange w:id="1058" w:author="Moustafa Banbouk" w:date="2018-03-25T22:16:00Z">
              <w:rPr>
                <w:rFonts w:ascii="Segoe UI" w:eastAsia="Times New Roman" w:hAnsi="Segoe UI" w:cs="Segoe UI"/>
                <w:color w:val="24292E"/>
                <w:sz w:val="24"/>
                <w:szCs w:val="24"/>
              </w:rPr>
            </w:rPrChange>
          </w:rPr>
          <w:t xml:space="preserve">crypto: The cryptocurrency under analysis </w:t>
        </w:r>
      </w:ins>
    </w:p>
    <w:p w:rsidR="001F626D" w:rsidRPr="001F626D" w:rsidRDefault="001F626D">
      <w:pPr>
        <w:pStyle w:val="ListParagraph"/>
        <w:numPr>
          <w:ilvl w:val="0"/>
          <w:numId w:val="24"/>
        </w:numPr>
        <w:spacing w:after="0" w:line="240" w:lineRule="auto"/>
        <w:rPr>
          <w:ins w:id="1059" w:author="Moustafa Banbouk" w:date="2018-03-25T22:13:00Z"/>
          <w:rFonts w:ascii="Courier New" w:eastAsia="Times New Roman" w:hAnsi="Courier New" w:cs="Courier New"/>
          <w:color w:val="24292E"/>
          <w:sz w:val="18"/>
          <w:szCs w:val="18"/>
          <w:rPrChange w:id="1060" w:author="Moustafa Banbouk" w:date="2018-03-25T22:16:00Z">
            <w:rPr>
              <w:ins w:id="1061" w:author="Moustafa Banbouk" w:date="2018-03-25T22:13:00Z"/>
            </w:rPr>
          </w:rPrChange>
        </w:rPr>
        <w:pPrChange w:id="1062" w:author="Moustafa Banbouk" w:date="2018-03-25T22:16:00Z">
          <w:pPr>
            <w:spacing w:before="60" w:after="100" w:afterAutospacing="1" w:line="240" w:lineRule="auto"/>
          </w:pPr>
        </w:pPrChange>
      </w:pPr>
      <w:proofErr w:type="spellStart"/>
      <w:ins w:id="1063" w:author="Moustafa Banbouk" w:date="2018-03-25T22:12:00Z">
        <w:r w:rsidRPr="001F626D">
          <w:rPr>
            <w:rFonts w:ascii="Courier New" w:eastAsia="Times New Roman" w:hAnsi="Courier New" w:cs="Courier New"/>
            <w:color w:val="24292E"/>
            <w:sz w:val="18"/>
            <w:szCs w:val="18"/>
            <w:rPrChange w:id="1064" w:author="Moustafa Banbouk" w:date="2018-03-25T22:16:00Z">
              <w:rPr>
                <w:rFonts w:ascii="Segoe UI" w:eastAsia="Times New Roman" w:hAnsi="Segoe UI" w:cs="Segoe UI"/>
                <w:color w:val="24292E"/>
                <w:sz w:val="24"/>
                <w:szCs w:val="24"/>
              </w:rPr>
            </w:rPrChange>
          </w:rPr>
          <w:t>inDfCC</w:t>
        </w:r>
        <w:proofErr w:type="spellEnd"/>
        <w:r w:rsidRPr="001F626D">
          <w:rPr>
            <w:rFonts w:ascii="Courier New" w:eastAsia="Times New Roman" w:hAnsi="Courier New" w:cs="Courier New"/>
            <w:color w:val="24292E"/>
            <w:sz w:val="18"/>
            <w:szCs w:val="18"/>
            <w:rPrChange w:id="1065" w:author="Moustafa Banbouk" w:date="2018-03-25T22:16:00Z">
              <w:rPr>
                <w:rFonts w:ascii="Segoe UI" w:eastAsia="Times New Roman" w:hAnsi="Segoe UI" w:cs="Segoe UI"/>
                <w:color w:val="24292E"/>
                <w:sz w:val="24"/>
                <w:szCs w:val="24"/>
              </w:rPr>
            </w:rPrChange>
          </w:rPr>
          <w:t xml:space="preserve">: The </w:t>
        </w:r>
        <w:proofErr w:type="spellStart"/>
        <w:r w:rsidRPr="001F626D">
          <w:rPr>
            <w:rFonts w:ascii="Courier New" w:eastAsia="Times New Roman" w:hAnsi="Courier New" w:cs="Courier New"/>
            <w:color w:val="24292E"/>
            <w:sz w:val="18"/>
            <w:szCs w:val="18"/>
            <w:rPrChange w:id="1066" w:author="Moustafa Banbouk" w:date="2018-03-25T22:16:00Z">
              <w:rPr>
                <w:rFonts w:ascii="Segoe UI" w:eastAsia="Times New Roman" w:hAnsi="Segoe UI" w:cs="Segoe UI"/>
                <w:color w:val="24292E"/>
                <w:sz w:val="24"/>
                <w:szCs w:val="24"/>
              </w:rPr>
            </w:rPrChange>
          </w:rPr>
          <w:t>dataframe</w:t>
        </w:r>
        <w:proofErr w:type="spellEnd"/>
        <w:r w:rsidRPr="001F626D">
          <w:rPr>
            <w:rFonts w:ascii="Courier New" w:eastAsia="Times New Roman" w:hAnsi="Courier New" w:cs="Courier New"/>
            <w:color w:val="24292E"/>
            <w:sz w:val="18"/>
            <w:szCs w:val="18"/>
            <w:rPrChange w:id="1067" w:author="Moustafa Banbouk" w:date="2018-03-25T22:16:00Z">
              <w:rPr>
                <w:rFonts w:ascii="Segoe UI" w:eastAsia="Times New Roman" w:hAnsi="Segoe UI" w:cs="Segoe UI"/>
                <w:color w:val="24292E"/>
                <w:sz w:val="24"/>
                <w:szCs w:val="24"/>
              </w:rPr>
            </w:rPrChange>
          </w:rPr>
          <w:t xml:space="preserve"> that stores the Cryptocurrency prices </w:t>
        </w:r>
      </w:ins>
    </w:p>
    <w:p w:rsidR="001F626D" w:rsidRPr="001F626D" w:rsidRDefault="001F626D">
      <w:pPr>
        <w:pStyle w:val="ListParagraph"/>
        <w:numPr>
          <w:ilvl w:val="0"/>
          <w:numId w:val="24"/>
        </w:numPr>
        <w:spacing w:after="0" w:line="240" w:lineRule="auto"/>
        <w:rPr>
          <w:ins w:id="1068" w:author="Moustafa Banbouk" w:date="2018-03-25T22:13:00Z"/>
          <w:rFonts w:ascii="Courier New" w:eastAsia="Times New Roman" w:hAnsi="Courier New" w:cs="Courier New"/>
          <w:color w:val="24292E"/>
          <w:sz w:val="18"/>
          <w:szCs w:val="18"/>
          <w:rPrChange w:id="1069" w:author="Moustafa Banbouk" w:date="2018-03-25T22:16:00Z">
            <w:rPr>
              <w:ins w:id="1070" w:author="Moustafa Banbouk" w:date="2018-03-25T22:13:00Z"/>
            </w:rPr>
          </w:rPrChange>
        </w:rPr>
        <w:pPrChange w:id="1071" w:author="Moustafa Banbouk" w:date="2018-03-25T22:16:00Z">
          <w:pPr>
            <w:spacing w:before="60" w:after="100" w:afterAutospacing="1" w:line="240" w:lineRule="auto"/>
          </w:pPr>
        </w:pPrChange>
      </w:pPr>
      <w:proofErr w:type="spellStart"/>
      <w:ins w:id="1072" w:author="Moustafa Banbouk" w:date="2018-03-25T22:12:00Z">
        <w:r w:rsidRPr="001F626D">
          <w:rPr>
            <w:rFonts w:ascii="Courier New" w:eastAsia="Times New Roman" w:hAnsi="Courier New" w:cs="Courier New"/>
            <w:color w:val="24292E"/>
            <w:sz w:val="18"/>
            <w:szCs w:val="18"/>
            <w:rPrChange w:id="1073" w:author="Moustafa Banbouk" w:date="2018-03-25T22:16:00Z">
              <w:rPr>
                <w:rFonts w:ascii="Segoe UI" w:eastAsia="Times New Roman" w:hAnsi="Segoe UI" w:cs="Segoe UI"/>
                <w:color w:val="24292E"/>
                <w:sz w:val="24"/>
                <w:szCs w:val="24"/>
              </w:rPr>
            </w:rPrChange>
          </w:rPr>
          <w:t>inLsCCFeatures</w:t>
        </w:r>
        <w:proofErr w:type="spellEnd"/>
        <w:r w:rsidRPr="001F626D">
          <w:rPr>
            <w:rFonts w:ascii="Courier New" w:eastAsia="Times New Roman" w:hAnsi="Courier New" w:cs="Courier New"/>
            <w:color w:val="24292E"/>
            <w:sz w:val="18"/>
            <w:szCs w:val="18"/>
            <w:rPrChange w:id="1074" w:author="Moustafa Banbouk" w:date="2018-03-25T22:16:00Z">
              <w:rPr>
                <w:rFonts w:ascii="Segoe UI" w:eastAsia="Times New Roman" w:hAnsi="Segoe UI" w:cs="Segoe UI"/>
                <w:color w:val="24292E"/>
                <w:sz w:val="24"/>
                <w:szCs w:val="24"/>
              </w:rPr>
            </w:rPrChange>
          </w:rPr>
          <w:t xml:space="preserve">: Input features to be used during training </w:t>
        </w:r>
      </w:ins>
    </w:p>
    <w:p w:rsidR="001F626D" w:rsidRPr="001F626D" w:rsidRDefault="001F626D">
      <w:pPr>
        <w:pStyle w:val="ListParagraph"/>
        <w:numPr>
          <w:ilvl w:val="0"/>
          <w:numId w:val="24"/>
        </w:numPr>
        <w:spacing w:after="0" w:line="240" w:lineRule="auto"/>
        <w:rPr>
          <w:ins w:id="1075" w:author="Moustafa Banbouk" w:date="2018-03-25T22:12:00Z"/>
          <w:rFonts w:ascii="Courier New" w:eastAsia="Times New Roman" w:hAnsi="Courier New" w:cs="Courier New"/>
          <w:color w:val="24292E"/>
          <w:sz w:val="18"/>
          <w:szCs w:val="18"/>
          <w:rPrChange w:id="1076" w:author="Moustafa Banbouk" w:date="2018-03-25T22:16:00Z">
            <w:rPr>
              <w:ins w:id="1077" w:author="Moustafa Banbouk" w:date="2018-03-25T22:12:00Z"/>
              <w:rFonts w:ascii="Segoe UI" w:eastAsia="Times New Roman" w:hAnsi="Segoe UI" w:cs="Segoe UI"/>
              <w:color w:val="24292E"/>
              <w:sz w:val="24"/>
              <w:szCs w:val="24"/>
            </w:rPr>
          </w:rPrChange>
        </w:rPr>
        <w:pPrChange w:id="1078" w:author="Moustafa Banbouk" w:date="2018-03-25T22:16:00Z">
          <w:pPr>
            <w:spacing w:before="60" w:after="100" w:afterAutospacing="1" w:line="240" w:lineRule="auto"/>
          </w:pPr>
        </w:pPrChange>
      </w:pPr>
      <w:proofErr w:type="spellStart"/>
      <w:ins w:id="1079" w:author="Moustafa Banbouk" w:date="2018-03-25T22:12:00Z">
        <w:r w:rsidRPr="001F626D">
          <w:rPr>
            <w:rFonts w:ascii="Courier New" w:eastAsia="Times New Roman" w:hAnsi="Courier New" w:cs="Courier New"/>
            <w:color w:val="24292E"/>
            <w:sz w:val="18"/>
            <w:szCs w:val="18"/>
            <w:rPrChange w:id="1080" w:author="Moustafa Banbouk" w:date="2018-03-25T22:16:00Z">
              <w:rPr>
                <w:rFonts w:ascii="Segoe UI" w:eastAsia="Times New Roman" w:hAnsi="Segoe UI" w:cs="Segoe UI"/>
                <w:color w:val="24292E"/>
                <w:sz w:val="24"/>
                <w:szCs w:val="24"/>
              </w:rPr>
            </w:rPrChange>
          </w:rPr>
          <w:t>inPercentageOfTesting</w:t>
        </w:r>
        <w:proofErr w:type="spellEnd"/>
        <w:r w:rsidRPr="001F626D">
          <w:rPr>
            <w:rFonts w:ascii="Courier New" w:eastAsia="Times New Roman" w:hAnsi="Courier New" w:cs="Courier New"/>
            <w:color w:val="24292E"/>
            <w:sz w:val="18"/>
            <w:szCs w:val="18"/>
            <w:rPrChange w:id="1081" w:author="Moustafa Banbouk" w:date="2018-03-25T22:16:00Z">
              <w:rPr>
                <w:rFonts w:ascii="Segoe UI" w:eastAsia="Times New Roman" w:hAnsi="Segoe UI" w:cs="Segoe UI"/>
                <w:color w:val="24292E"/>
                <w:sz w:val="24"/>
                <w:szCs w:val="24"/>
              </w:rPr>
            </w:rPrChange>
          </w:rPr>
          <w:t>: Percentage of test data</w:t>
        </w:r>
      </w:ins>
    </w:p>
    <w:p w:rsidR="001F626D" w:rsidRDefault="001F626D">
      <w:pPr>
        <w:spacing w:after="0" w:line="240" w:lineRule="auto"/>
        <w:rPr>
          <w:ins w:id="1082" w:author="Moustafa Banbouk" w:date="2018-03-25T22:16:00Z"/>
          <w:rFonts w:ascii="Courier New" w:eastAsia="Times New Roman" w:hAnsi="Courier New" w:cs="Courier New"/>
          <w:b/>
          <w:bCs/>
          <w:color w:val="24292E"/>
          <w:sz w:val="18"/>
          <w:szCs w:val="18"/>
        </w:rPr>
        <w:pPrChange w:id="1083" w:author="Moustafa Banbouk" w:date="2018-03-25T22:15:00Z">
          <w:pPr>
            <w:spacing w:before="60" w:after="100" w:afterAutospacing="1" w:line="240" w:lineRule="auto"/>
          </w:pPr>
        </w:pPrChange>
      </w:pPr>
    </w:p>
    <w:p w:rsidR="001F626D" w:rsidRPr="001F626D" w:rsidRDefault="001F626D">
      <w:pPr>
        <w:spacing w:after="0" w:line="240" w:lineRule="auto"/>
        <w:rPr>
          <w:ins w:id="1084" w:author="Moustafa Banbouk" w:date="2018-03-25T22:12:00Z"/>
          <w:rFonts w:ascii="Courier New" w:eastAsia="Times New Roman" w:hAnsi="Courier New" w:cs="Courier New"/>
          <w:color w:val="24292E"/>
          <w:sz w:val="18"/>
          <w:szCs w:val="18"/>
          <w:rPrChange w:id="1085" w:author="Moustafa Banbouk" w:date="2018-03-25T22:16:00Z">
            <w:rPr>
              <w:ins w:id="1086" w:author="Moustafa Banbouk" w:date="2018-03-25T22:12:00Z"/>
              <w:rFonts w:ascii="Segoe UI" w:eastAsia="Times New Roman" w:hAnsi="Segoe UI" w:cs="Segoe UI"/>
              <w:color w:val="24292E"/>
              <w:sz w:val="24"/>
              <w:szCs w:val="24"/>
            </w:rPr>
          </w:rPrChange>
        </w:rPr>
        <w:pPrChange w:id="1087" w:author="Moustafa Banbouk" w:date="2018-03-25T22:16:00Z">
          <w:pPr>
            <w:spacing w:before="60" w:after="100" w:afterAutospacing="1" w:line="240" w:lineRule="auto"/>
          </w:pPr>
        </w:pPrChange>
      </w:pPr>
      <w:ins w:id="1088" w:author="Moustafa Banbouk" w:date="2018-03-25T22:12:00Z">
        <w:r w:rsidRPr="001F626D">
          <w:rPr>
            <w:rFonts w:ascii="Courier New" w:eastAsia="Times New Roman" w:hAnsi="Courier New" w:cs="Courier New"/>
            <w:b/>
            <w:bCs/>
            <w:color w:val="24292E"/>
            <w:sz w:val="18"/>
            <w:szCs w:val="18"/>
            <w:rPrChange w:id="1089" w:author="Moustafa Banbouk" w:date="2018-03-25T22:16:00Z">
              <w:rPr>
                <w:rFonts w:ascii="Segoe UI" w:eastAsia="Times New Roman" w:hAnsi="Segoe UI" w:cs="Segoe UI"/>
                <w:color w:val="24292E"/>
                <w:sz w:val="24"/>
                <w:szCs w:val="24"/>
              </w:rPr>
            </w:rPrChange>
          </w:rPr>
          <w:t>Output</w:t>
        </w:r>
        <w:r w:rsidRPr="001F626D">
          <w:rPr>
            <w:rFonts w:ascii="Courier New" w:eastAsia="Times New Roman" w:hAnsi="Courier New" w:cs="Courier New"/>
            <w:color w:val="24292E"/>
            <w:sz w:val="18"/>
            <w:szCs w:val="18"/>
            <w:rPrChange w:id="1090" w:author="Moustafa Banbouk" w:date="2018-03-25T22:16:00Z">
              <w:rPr>
                <w:rFonts w:ascii="Segoe UI" w:eastAsia="Times New Roman" w:hAnsi="Segoe UI" w:cs="Segoe UI"/>
                <w:color w:val="24292E"/>
                <w:sz w:val="24"/>
                <w:szCs w:val="24"/>
              </w:rPr>
            </w:rPrChange>
          </w:rPr>
          <w:t>:</w:t>
        </w:r>
      </w:ins>
    </w:p>
    <w:p w:rsidR="001F626D" w:rsidRPr="001F626D" w:rsidRDefault="001F626D">
      <w:pPr>
        <w:pStyle w:val="ListParagraph"/>
        <w:numPr>
          <w:ilvl w:val="0"/>
          <w:numId w:val="24"/>
        </w:numPr>
        <w:spacing w:after="0" w:line="240" w:lineRule="auto"/>
        <w:rPr>
          <w:ins w:id="1091" w:author="Moustafa Banbouk" w:date="2018-03-25T22:14:00Z"/>
          <w:rFonts w:ascii="Courier New" w:eastAsia="Times New Roman" w:hAnsi="Courier New" w:cs="Courier New"/>
          <w:color w:val="24292E"/>
          <w:sz w:val="18"/>
          <w:szCs w:val="18"/>
          <w:rPrChange w:id="1092" w:author="Moustafa Banbouk" w:date="2018-03-25T22:16:00Z">
            <w:rPr>
              <w:ins w:id="1093" w:author="Moustafa Banbouk" w:date="2018-03-25T22:14:00Z"/>
            </w:rPr>
          </w:rPrChange>
        </w:rPr>
        <w:pPrChange w:id="1094" w:author="Moustafa Banbouk" w:date="2018-03-25T22:16:00Z">
          <w:pPr>
            <w:spacing w:before="60" w:after="100" w:afterAutospacing="1" w:line="240" w:lineRule="auto"/>
          </w:pPr>
        </w:pPrChange>
      </w:pPr>
      <w:proofErr w:type="spellStart"/>
      <w:ins w:id="1095" w:author="Moustafa Banbouk" w:date="2018-03-25T22:12:00Z">
        <w:r w:rsidRPr="001F626D">
          <w:rPr>
            <w:rFonts w:ascii="Courier New" w:eastAsia="Times New Roman" w:hAnsi="Courier New" w:cs="Courier New"/>
            <w:color w:val="24292E"/>
            <w:sz w:val="18"/>
            <w:szCs w:val="18"/>
            <w:rPrChange w:id="1096" w:author="Moustafa Banbouk" w:date="2018-03-25T22:16:00Z">
              <w:rPr>
                <w:rFonts w:ascii="Segoe UI" w:eastAsia="Times New Roman" w:hAnsi="Segoe UI" w:cs="Segoe UI"/>
                <w:color w:val="24292E"/>
                <w:sz w:val="24"/>
                <w:szCs w:val="24"/>
              </w:rPr>
            </w:rPrChange>
          </w:rPr>
          <w:t>totalNumberOfDays</w:t>
        </w:r>
        <w:proofErr w:type="spellEnd"/>
        <w:r w:rsidRPr="001F626D">
          <w:rPr>
            <w:rFonts w:ascii="Courier New" w:eastAsia="Times New Roman" w:hAnsi="Courier New" w:cs="Courier New"/>
            <w:color w:val="24292E"/>
            <w:sz w:val="18"/>
            <w:szCs w:val="18"/>
            <w:rPrChange w:id="1097" w:author="Moustafa Banbouk" w:date="2018-03-25T22:16:00Z">
              <w:rPr>
                <w:rFonts w:ascii="Segoe UI" w:eastAsia="Times New Roman" w:hAnsi="Segoe UI" w:cs="Segoe UI"/>
                <w:color w:val="24292E"/>
                <w:sz w:val="24"/>
                <w:szCs w:val="24"/>
              </w:rPr>
            </w:rPrChange>
          </w:rPr>
          <w:t xml:space="preserve">: </w:t>
        </w:r>
        <w:r w:rsidRPr="001F626D">
          <w:rPr>
            <w:rFonts w:ascii="Courier New" w:eastAsia="Times New Roman" w:hAnsi="Courier New" w:cs="Courier New"/>
            <w:color w:val="24292E"/>
            <w:sz w:val="18"/>
            <w:szCs w:val="18"/>
            <w:rPrChange w:id="1098" w:author="Moustafa Banbouk" w:date="2018-03-25T22:16:00Z">
              <w:rPr/>
            </w:rPrChange>
          </w:rPr>
          <w:t>Total number of days to predict</w:t>
        </w:r>
      </w:ins>
    </w:p>
    <w:p w:rsidR="001F626D" w:rsidRPr="001F626D" w:rsidRDefault="001F626D">
      <w:pPr>
        <w:pStyle w:val="ListParagraph"/>
        <w:numPr>
          <w:ilvl w:val="0"/>
          <w:numId w:val="24"/>
        </w:numPr>
        <w:spacing w:after="0" w:line="240" w:lineRule="auto"/>
        <w:rPr>
          <w:ins w:id="1099" w:author="Moustafa Banbouk" w:date="2018-03-25T22:14:00Z"/>
          <w:rFonts w:ascii="Courier New" w:eastAsia="Times New Roman" w:hAnsi="Courier New" w:cs="Courier New"/>
          <w:color w:val="24292E"/>
          <w:sz w:val="18"/>
          <w:szCs w:val="18"/>
          <w:rPrChange w:id="1100" w:author="Moustafa Banbouk" w:date="2018-03-25T22:16:00Z">
            <w:rPr>
              <w:ins w:id="1101" w:author="Moustafa Banbouk" w:date="2018-03-25T22:14:00Z"/>
            </w:rPr>
          </w:rPrChange>
        </w:rPr>
        <w:pPrChange w:id="1102" w:author="Moustafa Banbouk" w:date="2018-03-25T22:16:00Z">
          <w:pPr>
            <w:spacing w:before="60" w:after="100" w:afterAutospacing="1" w:line="240" w:lineRule="auto"/>
          </w:pPr>
        </w:pPrChange>
      </w:pPr>
      <w:proofErr w:type="spellStart"/>
      <w:ins w:id="1103" w:author="Moustafa Banbouk" w:date="2018-03-25T22:12:00Z">
        <w:r w:rsidRPr="001F626D">
          <w:rPr>
            <w:rFonts w:ascii="Courier New" w:eastAsia="Times New Roman" w:hAnsi="Courier New" w:cs="Courier New"/>
            <w:color w:val="24292E"/>
            <w:sz w:val="18"/>
            <w:szCs w:val="18"/>
            <w:rPrChange w:id="1104" w:author="Moustafa Banbouk" w:date="2018-03-25T22:16:00Z">
              <w:rPr>
                <w:rFonts w:ascii="Segoe UI" w:eastAsia="Times New Roman" w:hAnsi="Segoe UI" w:cs="Segoe UI"/>
                <w:color w:val="24292E"/>
                <w:sz w:val="24"/>
                <w:szCs w:val="24"/>
              </w:rPr>
            </w:rPrChange>
          </w:rPr>
          <w:t>totalNumberOfChunks</w:t>
        </w:r>
        <w:proofErr w:type="spellEnd"/>
        <w:r w:rsidRPr="001F626D">
          <w:rPr>
            <w:rFonts w:ascii="Courier New" w:eastAsia="Times New Roman" w:hAnsi="Courier New" w:cs="Courier New"/>
            <w:color w:val="24292E"/>
            <w:sz w:val="18"/>
            <w:szCs w:val="18"/>
            <w:rPrChange w:id="1105" w:author="Moustafa Banbouk" w:date="2018-03-25T22:16:00Z">
              <w:rPr>
                <w:rFonts w:ascii="Segoe UI" w:eastAsia="Times New Roman" w:hAnsi="Segoe UI" w:cs="Segoe UI"/>
                <w:color w:val="24292E"/>
                <w:sz w:val="24"/>
                <w:szCs w:val="24"/>
              </w:rPr>
            </w:rPrChange>
          </w:rPr>
          <w:t xml:space="preserve">: Total number of timeslots to predict </w:t>
        </w:r>
      </w:ins>
    </w:p>
    <w:p w:rsidR="001F626D" w:rsidRPr="001F626D" w:rsidRDefault="001F626D">
      <w:pPr>
        <w:pStyle w:val="ListParagraph"/>
        <w:numPr>
          <w:ilvl w:val="0"/>
          <w:numId w:val="24"/>
        </w:numPr>
        <w:spacing w:after="0" w:line="240" w:lineRule="auto"/>
        <w:rPr>
          <w:ins w:id="1106" w:author="Moustafa Banbouk" w:date="2018-03-25T22:14:00Z"/>
          <w:rFonts w:ascii="Courier New" w:eastAsia="Times New Roman" w:hAnsi="Courier New" w:cs="Courier New"/>
          <w:color w:val="24292E"/>
          <w:sz w:val="18"/>
          <w:szCs w:val="18"/>
          <w:rPrChange w:id="1107" w:author="Moustafa Banbouk" w:date="2018-03-25T22:16:00Z">
            <w:rPr>
              <w:ins w:id="1108" w:author="Moustafa Banbouk" w:date="2018-03-25T22:14:00Z"/>
            </w:rPr>
          </w:rPrChange>
        </w:rPr>
        <w:pPrChange w:id="1109" w:author="Moustafa Banbouk" w:date="2018-03-25T22:16:00Z">
          <w:pPr>
            <w:spacing w:before="60" w:after="100" w:afterAutospacing="1" w:line="240" w:lineRule="auto"/>
          </w:pPr>
        </w:pPrChange>
      </w:pPr>
      <w:proofErr w:type="spellStart"/>
      <w:ins w:id="1110" w:author="Moustafa Banbouk" w:date="2018-03-25T22:12:00Z">
        <w:r w:rsidRPr="001F626D">
          <w:rPr>
            <w:rFonts w:ascii="Courier New" w:eastAsia="Times New Roman" w:hAnsi="Courier New" w:cs="Courier New"/>
            <w:color w:val="24292E"/>
            <w:sz w:val="18"/>
            <w:szCs w:val="18"/>
            <w:rPrChange w:id="1111" w:author="Moustafa Banbouk" w:date="2018-03-25T22:16:00Z">
              <w:rPr>
                <w:rFonts w:ascii="Segoe UI" w:eastAsia="Times New Roman" w:hAnsi="Segoe UI" w:cs="Segoe UI"/>
                <w:color w:val="24292E"/>
                <w:sz w:val="24"/>
                <w:szCs w:val="24"/>
              </w:rPr>
            </w:rPrChange>
          </w:rPr>
          <w:t>initialPredictionDate</w:t>
        </w:r>
        <w:proofErr w:type="spellEnd"/>
        <w:r w:rsidRPr="001F626D">
          <w:rPr>
            <w:rFonts w:ascii="Courier New" w:eastAsia="Times New Roman" w:hAnsi="Courier New" w:cs="Courier New"/>
            <w:color w:val="24292E"/>
            <w:sz w:val="18"/>
            <w:szCs w:val="18"/>
            <w:rPrChange w:id="1112" w:author="Moustafa Banbouk" w:date="2018-03-25T22:16:00Z">
              <w:rPr>
                <w:rFonts w:ascii="Segoe UI" w:eastAsia="Times New Roman" w:hAnsi="Segoe UI" w:cs="Segoe UI"/>
                <w:color w:val="24292E"/>
                <w:sz w:val="24"/>
                <w:szCs w:val="24"/>
              </w:rPr>
            </w:rPrChange>
          </w:rPr>
          <w:t xml:space="preserve">: the first prediction date to start from </w:t>
        </w:r>
      </w:ins>
    </w:p>
    <w:p w:rsidR="001F626D" w:rsidRPr="001F626D" w:rsidRDefault="001F626D">
      <w:pPr>
        <w:pStyle w:val="ListParagraph"/>
        <w:numPr>
          <w:ilvl w:val="0"/>
          <w:numId w:val="24"/>
        </w:numPr>
        <w:spacing w:after="0" w:line="240" w:lineRule="auto"/>
        <w:rPr>
          <w:ins w:id="1113" w:author="Moustafa Banbouk" w:date="2018-03-25T22:14:00Z"/>
          <w:rFonts w:ascii="Courier New" w:eastAsia="Times New Roman" w:hAnsi="Courier New" w:cs="Courier New"/>
          <w:color w:val="24292E"/>
          <w:sz w:val="18"/>
          <w:szCs w:val="18"/>
          <w:rPrChange w:id="1114" w:author="Moustafa Banbouk" w:date="2018-03-25T22:16:00Z">
            <w:rPr>
              <w:ins w:id="1115" w:author="Moustafa Banbouk" w:date="2018-03-25T22:14:00Z"/>
            </w:rPr>
          </w:rPrChange>
        </w:rPr>
        <w:pPrChange w:id="1116" w:author="Moustafa Banbouk" w:date="2018-03-25T22:16:00Z">
          <w:pPr>
            <w:spacing w:before="60" w:after="100" w:afterAutospacing="1" w:line="240" w:lineRule="auto"/>
          </w:pPr>
        </w:pPrChange>
      </w:pPr>
      <w:proofErr w:type="spellStart"/>
      <w:ins w:id="1117" w:author="Moustafa Banbouk" w:date="2018-03-25T22:12:00Z">
        <w:r w:rsidRPr="001F626D">
          <w:rPr>
            <w:rFonts w:ascii="Courier New" w:eastAsia="Times New Roman" w:hAnsi="Courier New" w:cs="Courier New"/>
            <w:color w:val="24292E"/>
            <w:sz w:val="18"/>
            <w:szCs w:val="18"/>
            <w:rPrChange w:id="1118" w:author="Moustafa Banbouk" w:date="2018-03-25T22:16:00Z">
              <w:rPr>
                <w:rFonts w:ascii="Segoe UI" w:eastAsia="Times New Roman" w:hAnsi="Segoe UI" w:cs="Segoe UI"/>
                <w:color w:val="24292E"/>
                <w:sz w:val="24"/>
                <w:szCs w:val="24"/>
              </w:rPr>
            </w:rPrChange>
          </w:rPr>
          <w:t>finalPredictionDate</w:t>
        </w:r>
        <w:proofErr w:type="spellEnd"/>
        <w:r w:rsidRPr="001F626D">
          <w:rPr>
            <w:rFonts w:ascii="Courier New" w:eastAsia="Times New Roman" w:hAnsi="Courier New" w:cs="Courier New"/>
            <w:color w:val="24292E"/>
            <w:sz w:val="18"/>
            <w:szCs w:val="18"/>
            <w:rPrChange w:id="1119" w:author="Moustafa Banbouk" w:date="2018-03-25T22:16:00Z">
              <w:rPr>
                <w:rFonts w:ascii="Segoe UI" w:eastAsia="Times New Roman" w:hAnsi="Segoe UI" w:cs="Segoe UI"/>
                <w:color w:val="24292E"/>
                <w:sz w:val="24"/>
                <w:szCs w:val="24"/>
              </w:rPr>
            </w:rPrChange>
          </w:rPr>
          <w:t>: The last prediction date to end our prediction</w:t>
        </w:r>
      </w:ins>
    </w:p>
    <w:p w:rsidR="001F626D" w:rsidRPr="001F626D" w:rsidRDefault="001F626D">
      <w:pPr>
        <w:pStyle w:val="ListParagraph"/>
        <w:numPr>
          <w:ilvl w:val="0"/>
          <w:numId w:val="24"/>
        </w:numPr>
        <w:spacing w:after="0" w:line="240" w:lineRule="auto"/>
        <w:rPr>
          <w:ins w:id="1120" w:author="Moustafa Banbouk" w:date="2018-03-25T22:14:00Z"/>
          <w:rFonts w:ascii="Courier New" w:eastAsia="Times New Roman" w:hAnsi="Courier New" w:cs="Courier New"/>
          <w:color w:val="24292E"/>
          <w:sz w:val="18"/>
          <w:szCs w:val="18"/>
          <w:rPrChange w:id="1121" w:author="Moustafa Banbouk" w:date="2018-03-25T22:16:00Z">
            <w:rPr>
              <w:ins w:id="1122" w:author="Moustafa Banbouk" w:date="2018-03-25T22:14:00Z"/>
            </w:rPr>
          </w:rPrChange>
        </w:rPr>
        <w:pPrChange w:id="1123" w:author="Moustafa Banbouk" w:date="2018-03-25T22:16:00Z">
          <w:pPr>
            <w:spacing w:before="60" w:after="100" w:afterAutospacing="1" w:line="240" w:lineRule="auto"/>
          </w:pPr>
        </w:pPrChange>
      </w:pPr>
      <w:proofErr w:type="spellStart"/>
      <w:ins w:id="1124" w:author="Moustafa Banbouk" w:date="2018-03-25T22:12:00Z">
        <w:r w:rsidRPr="001F626D">
          <w:rPr>
            <w:rFonts w:ascii="Courier New" w:eastAsia="Times New Roman" w:hAnsi="Courier New" w:cs="Courier New"/>
            <w:color w:val="24292E"/>
            <w:sz w:val="18"/>
            <w:szCs w:val="18"/>
            <w:rPrChange w:id="1125" w:author="Moustafa Banbouk" w:date="2018-03-25T22:16:00Z">
              <w:rPr>
                <w:rFonts w:ascii="Segoe UI" w:eastAsia="Times New Roman" w:hAnsi="Segoe UI" w:cs="Segoe UI"/>
                <w:color w:val="24292E"/>
                <w:sz w:val="24"/>
                <w:szCs w:val="24"/>
              </w:rPr>
            </w:rPrChange>
          </w:rPr>
          <w:t>MSE_list_avg</w:t>
        </w:r>
        <w:proofErr w:type="spellEnd"/>
        <w:r w:rsidRPr="001F626D">
          <w:rPr>
            <w:rFonts w:ascii="Courier New" w:eastAsia="Times New Roman" w:hAnsi="Courier New" w:cs="Courier New"/>
            <w:color w:val="24292E"/>
            <w:sz w:val="18"/>
            <w:szCs w:val="18"/>
            <w:rPrChange w:id="1126" w:author="Moustafa Banbouk" w:date="2018-03-25T22:16:00Z">
              <w:rPr>
                <w:rFonts w:ascii="Segoe UI" w:eastAsia="Times New Roman" w:hAnsi="Segoe UI" w:cs="Segoe UI"/>
                <w:color w:val="24292E"/>
                <w:sz w:val="24"/>
                <w:szCs w:val="24"/>
              </w:rPr>
            </w:rPrChange>
          </w:rPr>
          <w:t xml:space="preserve">: List of the average Mean Square Errors performance metrics for all timeslots </w:t>
        </w:r>
      </w:ins>
    </w:p>
    <w:p w:rsidR="001F626D" w:rsidRPr="001F626D" w:rsidRDefault="001F626D">
      <w:pPr>
        <w:pStyle w:val="ListParagraph"/>
        <w:numPr>
          <w:ilvl w:val="0"/>
          <w:numId w:val="24"/>
        </w:numPr>
        <w:spacing w:after="0" w:line="240" w:lineRule="auto"/>
        <w:rPr>
          <w:ins w:id="1127" w:author="Moustafa Banbouk" w:date="2018-03-25T22:14:00Z"/>
          <w:rFonts w:ascii="Courier New" w:eastAsia="Times New Roman" w:hAnsi="Courier New" w:cs="Courier New"/>
          <w:color w:val="24292E"/>
          <w:sz w:val="18"/>
          <w:szCs w:val="18"/>
          <w:rPrChange w:id="1128" w:author="Moustafa Banbouk" w:date="2018-03-25T22:16:00Z">
            <w:rPr>
              <w:ins w:id="1129" w:author="Moustafa Banbouk" w:date="2018-03-25T22:14:00Z"/>
            </w:rPr>
          </w:rPrChange>
        </w:rPr>
        <w:pPrChange w:id="1130" w:author="Moustafa Banbouk" w:date="2018-03-25T22:16:00Z">
          <w:pPr>
            <w:spacing w:before="60" w:after="100" w:afterAutospacing="1" w:line="240" w:lineRule="auto"/>
          </w:pPr>
        </w:pPrChange>
      </w:pPr>
      <w:proofErr w:type="spellStart"/>
      <w:ins w:id="1131" w:author="Moustafa Banbouk" w:date="2018-03-25T22:12:00Z">
        <w:r w:rsidRPr="001F626D">
          <w:rPr>
            <w:rFonts w:ascii="Courier New" w:eastAsia="Times New Roman" w:hAnsi="Courier New" w:cs="Courier New"/>
            <w:color w:val="24292E"/>
            <w:sz w:val="18"/>
            <w:szCs w:val="18"/>
            <w:rPrChange w:id="1132" w:author="Moustafa Banbouk" w:date="2018-03-25T22:16:00Z">
              <w:rPr>
                <w:rFonts w:ascii="Segoe UI" w:eastAsia="Times New Roman" w:hAnsi="Segoe UI" w:cs="Segoe UI"/>
                <w:color w:val="24292E"/>
                <w:sz w:val="24"/>
                <w:szCs w:val="24"/>
              </w:rPr>
            </w:rPrChange>
          </w:rPr>
          <w:t>exp_var_score_list_avg</w:t>
        </w:r>
        <w:proofErr w:type="spellEnd"/>
        <w:r w:rsidRPr="001F626D">
          <w:rPr>
            <w:rFonts w:ascii="Courier New" w:eastAsia="Times New Roman" w:hAnsi="Courier New" w:cs="Courier New"/>
            <w:color w:val="24292E"/>
            <w:sz w:val="18"/>
            <w:szCs w:val="18"/>
            <w:rPrChange w:id="1133" w:author="Moustafa Banbouk" w:date="2018-03-25T22:16:00Z">
              <w:rPr>
                <w:rFonts w:ascii="Segoe UI" w:eastAsia="Times New Roman" w:hAnsi="Segoe UI" w:cs="Segoe UI"/>
                <w:color w:val="24292E"/>
                <w:sz w:val="24"/>
                <w:szCs w:val="24"/>
              </w:rPr>
            </w:rPrChange>
          </w:rPr>
          <w:t xml:space="preserve">: List of the average Explained Variance Scores performance metrics for all timeslots </w:t>
        </w:r>
      </w:ins>
    </w:p>
    <w:p w:rsidR="001F626D" w:rsidRPr="001F626D" w:rsidRDefault="001F626D">
      <w:pPr>
        <w:pStyle w:val="ListParagraph"/>
        <w:numPr>
          <w:ilvl w:val="0"/>
          <w:numId w:val="24"/>
        </w:numPr>
        <w:spacing w:after="0" w:line="240" w:lineRule="auto"/>
        <w:rPr>
          <w:ins w:id="1134" w:author="Moustafa Banbouk" w:date="2018-03-25T22:12:00Z"/>
          <w:rFonts w:ascii="Courier New" w:eastAsia="Times New Roman" w:hAnsi="Courier New" w:cs="Courier New"/>
          <w:color w:val="24292E"/>
          <w:sz w:val="18"/>
          <w:szCs w:val="18"/>
          <w:rPrChange w:id="1135" w:author="Moustafa Banbouk" w:date="2018-03-25T22:16:00Z">
            <w:rPr>
              <w:ins w:id="1136" w:author="Moustafa Banbouk" w:date="2018-03-25T22:12:00Z"/>
              <w:rFonts w:ascii="Segoe UI" w:eastAsia="Times New Roman" w:hAnsi="Segoe UI" w:cs="Segoe UI"/>
              <w:color w:val="24292E"/>
              <w:sz w:val="24"/>
              <w:szCs w:val="24"/>
            </w:rPr>
          </w:rPrChange>
        </w:rPr>
        <w:pPrChange w:id="1137" w:author="Moustafa Banbouk" w:date="2018-03-25T22:16:00Z">
          <w:pPr>
            <w:spacing w:before="60" w:after="100" w:afterAutospacing="1" w:line="240" w:lineRule="auto"/>
          </w:pPr>
        </w:pPrChange>
      </w:pPr>
      <w:proofErr w:type="spellStart"/>
      <w:ins w:id="1138" w:author="Moustafa Banbouk" w:date="2018-03-25T22:12:00Z">
        <w:r w:rsidRPr="001F626D">
          <w:rPr>
            <w:rFonts w:ascii="Courier New" w:eastAsia="Times New Roman" w:hAnsi="Courier New" w:cs="Courier New"/>
            <w:color w:val="24292E"/>
            <w:sz w:val="18"/>
            <w:szCs w:val="18"/>
            <w:rPrChange w:id="1139" w:author="Moustafa Banbouk" w:date="2018-03-25T22:16:00Z">
              <w:rPr>
                <w:rFonts w:ascii="Segoe UI" w:eastAsia="Times New Roman" w:hAnsi="Segoe UI" w:cs="Segoe UI"/>
                <w:color w:val="24292E"/>
                <w:sz w:val="24"/>
                <w:szCs w:val="24"/>
              </w:rPr>
            </w:rPrChange>
          </w:rPr>
          <w:t>regr</w:t>
        </w:r>
        <w:proofErr w:type="spellEnd"/>
        <w:r w:rsidRPr="001F626D">
          <w:rPr>
            <w:rFonts w:ascii="Courier New" w:eastAsia="Times New Roman" w:hAnsi="Courier New" w:cs="Courier New"/>
            <w:color w:val="24292E"/>
            <w:sz w:val="18"/>
            <w:szCs w:val="18"/>
            <w:rPrChange w:id="1140" w:author="Moustafa Banbouk" w:date="2018-03-25T22:16:00Z">
              <w:rPr>
                <w:rFonts w:ascii="Segoe UI" w:eastAsia="Times New Roman" w:hAnsi="Segoe UI" w:cs="Segoe UI"/>
                <w:color w:val="24292E"/>
                <w:sz w:val="24"/>
                <w:szCs w:val="24"/>
              </w:rPr>
            </w:rPrChange>
          </w:rPr>
          <w:t>: Machine Learning regression algorithm to be used while training data</w:t>
        </w:r>
      </w:ins>
    </w:p>
    <w:p w:rsidR="001F626D" w:rsidRPr="001F626D" w:rsidRDefault="001F626D">
      <w:pPr>
        <w:pStyle w:val="ListParagraph"/>
        <w:numPr>
          <w:ilvl w:val="0"/>
          <w:numId w:val="24"/>
        </w:numPr>
        <w:spacing w:after="0" w:line="240" w:lineRule="auto"/>
        <w:rPr>
          <w:ins w:id="1141" w:author="Moustafa Banbouk" w:date="2018-03-25T22:14:00Z"/>
          <w:rFonts w:ascii="Courier New" w:eastAsia="Times New Roman" w:hAnsi="Courier New" w:cs="Courier New"/>
          <w:color w:val="24292E"/>
          <w:sz w:val="18"/>
          <w:szCs w:val="18"/>
          <w:rPrChange w:id="1142" w:author="Moustafa Banbouk" w:date="2018-03-25T22:16:00Z">
            <w:rPr>
              <w:ins w:id="1143" w:author="Moustafa Banbouk" w:date="2018-03-25T22:14:00Z"/>
            </w:rPr>
          </w:rPrChange>
        </w:rPr>
        <w:pPrChange w:id="1144" w:author="Moustafa Banbouk" w:date="2018-03-25T22:16:00Z">
          <w:pPr>
            <w:spacing w:before="60" w:after="100" w:afterAutospacing="1" w:line="240" w:lineRule="auto"/>
          </w:pPr>
        </w:pPrChange>
      </w:pPr>
      <w:proofErr w:type="spellStart"/>
      <w:ins w:id="1145" w:author="Moustafa Banbouk" w:date="2018-03-25T22:12:00Z">
        <w:r w:rsidRPr="001F626D">
          <w:rPr>
            <w:rFonts w:ascii="Courier New" w:eastAsia="Times New Roman" w:hAnsi="Courier New" w:cs="Courier New"/>
            <w:color w:val="24292E"/>
            <w:sz w:val="18"/>
            <w:szCs w:val="18"/>
            <w:rPrChange w:id="1146" w:author="Moustafa Banbouk" w:date="2018-03-25T22:16:00Z">
              <w:rPr>
                <w:rFonts w:ascii="Segoe UI" w:eastAsia="Times New Roman" w:hAnsi="Segoe UI" w:cs="Segoe UI"/>
                <w:color w:val="24292E"/>
                <w:sz w:val="24"/>
                <w:szCs w:val="24"/>
              </w:rPr>
            </w:rPrChange>
          </w:rPr>
          <w:t>dfCC_CC_X</w:t>
        </w:r>
        <w:proofErr w:type="spellEnd"/>
        <w:r w:rsidRPr="001F626D">
          <w:rPr>
            <w:rFonts w:ascii="Courier New" w:eastAsia="Times New Roman" w:hAnsi="Courier New" w:cs="Courier New"/>
            <w:color w:val="24292E"/>
            <w:sz w:val="18"/>
            <w:szCs w:val="18"/>
            <w:rPrChange w:id="1147" w:author="Moustafa Banbouk" w:date="2018-03-25T22:16:00Z">
              <w:rPr>
                <w:rFonts w:ascii="Segoe UI" w:eastAsia="Times New Roman" w:hAnsi="Segoe UI" w:cs="Segoe UI"/>
                <w:color w:val="24292E"/>
                <w:sz w:val="24"/>
                <w:szCs w:val="24"/>
              </w:rPr>
            </w:rPrChange>
          </w:rPr>
          <w:t xml:space="preserve">: Input Features for all samples </w:t>
        </w:r>
      </w:ins>
    </w:p>
    <w:p w:rsidR="001F626D" w:rsidRPr="001F626D" w:rsidRDefault="001F626D">
      <w:pPr>
        <w:pStyle w:val="ListParagraph"/>
        <w:numPr>
          <w:ilvl w:val="0"/>
          <w:numId w:val="24"/>
        </w:numPr>
        <w:spacing w:after="0" w:line="240" w:lineRule="auto"/>
        <w:rPr>
          <w:ins w:id="1148" w:author="Moustafa Banbouk" w:date="2018-03-25T22:14:00Z"/>
          <w:rFonts w:ascii="Courier New" w:eastAsia="Times New Roman" w:hAnsi="Courier New" w:cs="Courier New"/>
          <w:color w:val="24292E"/>
          <w:sz w:val="18"/>
          <w:szCs w:val="18"/>
          <w:rPrChange w:id="1149" w:author="Moustafa Banbouk" w:date="2018-03-25T22:16:00Z">
            <w:rPr>
              <w:ins w:id="1150" w:author="Moustafa Banbouk" w:date="2018-03-25T22:14:00Z"/>
            </w:rPr>
          </w:rPrChange>
        </w:rPr>
        <w:pPrChange w:id="1151" w:author="Moustafa Banbouk" w:date="2018-03-25T22:16:00Z">
          <w:pPr>
            <w:spacing w:before="60" w:after="100" w:afterAutospacing="1" w:line="240" w:lineRule="auto"/>
          </w:pPr>
        </w:pPrChange>
      </w:pPr>
      <w:proofErr w:type="spellStart"/>
      <w:ins w:id="1152" w:author="Moustafa Banbouk" w:date="2018-03-25T22:12:00Z">
        <w:r w:rsidRPr="001F626D">
          <w:rPr>
            <w:rFonts w:ascii="Courier New" w:eastAsia="Times New Roman" w:hAnsi="Courier New" w:cs="Courier New"/>
            <w:color w:val="24292E"/>
            <w:sz w:val="18"/>
            <w:szCs w:val="18"/>
            <w:rPrChange w:id="1153" w:author="Moustafa Banbouk" w:date="2018-03-25T22:16:00Z">
              <w:rPr>
                <w:rFonts w:ascii="Segoe UI" w:eastAsia="Times New Roman" w:hAnsi="Segoe UI" w:cs="Segoe UI"/>
                <w:color w:val="24292E"/>
                <w:sz w:val="24"/>
                <w:szCs w:val="24"/>
              </w:rPr>
            </w:rPrChange>
          </w:rPr>
          <w:t>dfCC_CC_y</w:t>
        </w:r>
        <w:proofErr w:type="spellEnd"/>
        <w:r w:rsidRPr="001F626D">
          <w:rPr>
            <w:rFonts w:ascii="Courier New" w:eastAsia="Times New Roman" w:hAnsi="Courier New" w:cs="Courier New"/>
            <w:color w:val="24292E"/>
            <w:sz w:val="18"/>
            <w:szCs w:val="18"/>
            <w:rPrChange w:id="1154" w:author="Moustafa Banbouk" w:date="2018-03-25T22:16:00Z">
              <w:rPr>
                <w:rFonts w:ascii="Segoe UI" w:eastAsia="Times New Roman" w:hAnsi="Segoe UI" w:cs="Segoe UI"/>
                <w:color w:val="24292E"/>
                <w:sz w:val="24"/>
                <w:szCs w:val="24"/>
              </w:rPr>
            </w:rPrChange>
          </w:rPr>
          <w:t xml:space="preserve">: Output value for all samples </w:t>
        </w:r>
      </w:ins>
    </w:p>
    <w:p w:rsidR="001F626D" w:rsidRPr="001F626D" w:rsidRDefault="001F626D">
      <w:pPr>
        <w:pStyle w:val="ListParagraph"/>
        <w:numPr>
          <w:ilvl w:val="0"/>
          <w:numId w:val="24"/>
        </w:numPr>
        <w:spacing w:after="0" w:line="240" w:lineRule="auto"/>
        <w:rPr>
          <w:ins w:id="1155" w:author="Moustafa Banbouk" w:date="2018-03-25T22:14:00Z"/>
          <w:rFonts w:ascii="Courier New" w:eastAsia="Times New Roman" w:hAnsi="Courier New" w:cs="Courier New"/>
          <w:color w:val="24292E"/>
          <w:sz w:val="18"/>
          <w:szCs w:val="18"/>
          <w:rPrChange w:id="1156" w:author="Moustafa Banbouk" w:date="2018-03-25T22:16:00Z">
            <w:rPr>
              <w:ins w:id="1157" w:author="Moustafa Banbouk" w:date="2018-03-25T22:14:00Z"/>
            </w:rPr>
          </w:rPrChange>
        </w:rPr>
        <w:pPrChange w:id="1158" w:author="Moustafa Banbouk" w:date="2018-03-25T22:16:00Z">
          <w:pPr>
            <w:spacing w:before="60" w:after="100" w:afterAutospacing="1" w:line="240" w:lineRule="auto"/>
          </w:pPr>
        </w:pPrChange>
      </w:pPr>
      <w:proofErr w:type="spellStart"/>
      <w:ins w:id="1159" w:author="Moustafa Banbouk" w:date="2018-03-25T22:12:00Z">
        <w:r w:rsidRPr="001F626D">
          <w:rPr>
            <w:rFonts w:ascii="Courier New" w:eastAsia="Times New Roman" w:hAnsi="Courier New" w:cs="Courier New"/>
            <w:color w:val="24292E"/>
            <w:sz w:val="18"/>
            <w:szCs w:val="18"/>
            <w:rPrChange w:id="1160" w:author="Moustafa Banbouk" w:date="2018-03-25T22:16:00Z">
              <w:rPr>
                <w:rFonts w:ascii="Segoe UI" w:eastAsia="Times New Roman" w:hAnsi="Segoe UI" w:cs="Segoe UI"/>
                <w:color w:val="24292E"/>
                <w:sz w:val="24"/>
                <w:szCs w:val="24"/>
              </w:rPr>
            </w:rPrChange>
          </w:rPr>
          <w:t>dfCC_CC_X_train</w:t>
        </w:r>
        <w:proofErr w:type="spellEnd"/>
        <w:r w:rsidRPr="001F626D">
          <w:rPr>
            <w:rFonts w:ascii="Courier New" w:eastAsia="Times New Roman" w:hAnsi="Courier New" w:cs="Courier New"/>
            <w:color w:val="24292E"/>
            <w:sz w:val="18"/>
            <w:szCs w:val="18"/>
            <w:rPrChange w:id="1161" w:author="Moustafa Banbouk" w:date="2018-03-25T22:16:00Z">
              <w:rPr>
                <w:rFonts w:ascii="Segoe UI" w:eastAsia="Times New Roman" w:hAnsi="Segoe UI" w:cs="Segoe UI"/>
                <w:color w:val="24292E"/>
                <w:sz w:val="24"/>
                <w:szCs w:val="24"/>
              </w:rPr>
            </w:rPrChange>
          </w:rPr>
          <w:t xml:space="preserve">: Input Features for training samples </w:t>
        </w:r>
      </w:ins>
    </w:p>
    <w:p w:rsidR="001F626D" w:rsidRPr="001F626D" w:rsidRDefault="001F626D">
      <w:pPr>
        <w:pStyle w:val="ListParagraph"/>
        <w:numPr>
          <w:ilvl w:val="0"/>
          <w:numId w:val="24"/>
        </w:numPr>
        <w:spacing w:after="0" w:line="240" w:lineRule="auto"/>
        <w:rPr>
          <w:ins w:id="1162" w:author="Moustafa Banbouk" w:date="2018-03-25T22:14:00Z"/>
          <w:rFonts w:ascii="Courier New" w:eastAsia="Times New Roman" w:hAnsi="Courier New" w:cs="Courier New"/>
          <w:color w:val="24292E"/>
          <w:sz w:val="18"/>
          <w:szCs w:val="18"/>
          <w:rPrChange w:id="1163" w:author="Moustafa Banbouk" w:date="2018-03-25T22:16:00Z">
            <w:rPr>
              <w:ins w:id="1164" w:author="Moustafa Banbouk" w:date="2018-03-25T22:14:00Z"/>
            </w:rPr>
          </w:rPrChange>
        </w:rPr>
        <w:pPrChange w:id="1165" w:author="Moustafa Banbouk" w:date="2018-03-25T22:16:00Z">
          <w:pPr>
            <w:spacing w:before="60" w:after="100" w:afterAutospacing="1" w:line="240" w:lineRule="auto"/>
          </w:pPr>
        </w:pPrChange>
      </w:pPr>
      <w:proofErr w:type="spellStart"/>
      <w:ins w:id="1166" w:author="Moustafa Banbouk" w:date="2018-03-25T22:12:00Z">
        <w:r w:rsidRPr="001F626D">
          <w:rPr>
            <w:rFonts w:ascii="Courier New" w:eastAsia="Times New Roman" w:hAnsi="Courier New" w:cs="Courier New"/>
            <w:color w:val="24292E"/>
            <w:sz w:val="18"/>
            <w:szCs w:val="18"/>
            <w:rPrChange w:id="1167" w:author="Moustafa Banbouk" w:date="2018-03-25T22:16:00Z">
              <w:rPr>
                <w:rFonts w:ascii="Segoe UI" w:eastAsia="Times New Roman" w:hAnsi="Segoe UI" w:cs="Segoe UI"/>
                <w:color w:val="24292E"/>
                <w:sz w:val="24"/>
                <w:szCs w:val="24"/>
              </w:rPr>
            </w:rPrChange>
          </w:rPr>
          <w:t>dfCC_CC_y_train</w:t>
        </w:r>
        <w:proofErr w:type="spellEnd"/>
        <w:r w:rsidRPr="001F626D">
          <w:rPr>
            <w:rFonts w:ascii="Courier New" w:eastAsia="Times New Roman" w:hAnsi="Courier New" w:cs="Courier New"/>
            <w:color w:val="24292E"/>
            <w:sz w:val="18"/>
            <w:szCs w:val="18"/>
            <w:rPrChange w:id="1168" w:author="Moustafa Banbouk" w:date="2018-03-25T22:16:00Z">
              <w:rPr>
                <w:rFonts w:ascii="Segoe UI" w:eastAsia="Times New Roman" w:hAnsi="Segoe UI" w:cs="Segoe UI"/>
                <w:color w:val="24292E"/>
                <w:sz w:val="24"/>
                <w:szCs w:val="24"/>
              </w:rPr>
            </w:rPrChange>
          </w:rPr>
          <w:t xml:space="preserve">: Output value for training samples </w:t>
        </w:r>
      </w:ins>
    </w:p>
    <w:p w:rsidR="001F626D" w:rsidRPr="001F626D" w:rsidRDefault="001F626D">
      <w:pPr>
        <w:pStyle w:val="ListParagraph"/>
        <w:numPr>
          <w:ilvl w:val="0"/>
          <w:numId w:val="24"/>
        </w:numPr>
        <w:spacing w:after="0" w:line="240" w:lineRule="auto"/>
        <w:rPr>
          <w:ins w:id="1169" w:author="Moustafa Banbouk" w:date="2018-03-25T22:14:00Z"/>
          <w:rFonts w:ascii="Courier New" w:eastAsia="Times New Roman" w:hAnsi="Courier New" w:cs="Courier New"/>
          <w:color w:val="24292E"/>
          <w:sz w:val="18"/>
          <w:szCs w:val="18"/>
          <w:rPrChange w:id="1170" w:author="Moustafa Banbouk" w:date="2018-03-25T22:16:00Z">
            <w:rPr>
              <w:ins w:id="1171" w:author="Moustafa Banbouk" w:date="2018-03-25T22:14:00Z"/>
            </w:rPr>
          </w:rPrChange>
        </w:rPr>
        <w:pPrChange w:id="1172" w:author="Moustafa Banbouk" w:date="2018-03-25T22:16:00Z">
          <w:pPr>
            <w:spacing w:before="60" w:after="100" w:afterAutospacing="1" w:line="240" w:lineRule="auto"/>
          </w:pPr>
        </w:pPrChange>
      </w:pPr>
      <w:proofErr w:type="spellStart"/>
      <w:ins w:id="1173" w:author="Moustafa Banbouk" w:date="2018-03-25T22:12:00Z">
        <w:r w:rsidRPr="001F626D">
          <w:rPr>
            <w:rFonts w:ascii="Courier New" w:eastAsia="Times New Roman" w:hAnsi="Courier New" w:cs="Courier New"/>
            <w:color w:val="24292E"/>
            <w:sz w:val="18"/>
            <w:szCs w:val="18"/>
            <w:rPrChange w:id="1174" w:author="Moustafa Banbouk" w:date="2018-03-25T22:16:00Z">
              <w:rPr>
                <w:rFonts w:ascii="Segoe UI" w:eastAsia="Times New Roman" w:hAnsi="Segoe UI" w:cs="Segoe UI"/>
                <w:color w:val="24292E"/>
                <w:sz w:val="24"/>
                <w:szCs w:val="24"/>
              </w:rPr>
            </w:rPrChange>
          </w:rPr>
          <w:t>dfCC_CC_X_test</w:t>
        </w:r>
        <w:proofErr w:type="spellEnd"/>
        <w:r w:rsidRPr="001F626D">
          <w:rPr>
            <w:rFonts w:ascii="Courier New" w:eastAsia="Times New Roman" w:hAnsi="Courier New" w:cs="Courier New"/>
            <w:color w:val="24292E"/>
            <w:sz w:val="18"/>
            <w:szCs w:val="18"/>
            <w:rPrChange w:id="1175" w:author="Moustafa Banbouk" w:date="2018-03-25T22:16:00Z">
              <w:rPr>
                <w:rFonts w:ascii="Segoe UI" w:eastAsia="Times New Roman" w:hAnsi="Segoe UI" w:cs="Segoe UI"/>
                <w:color w:val="24292E"/>
                <w:sz w:val="24"/>
                <w:szCs w:val="24"/>
              </w:rPr>
            </w:rPrChange>
          </w:rPr>
          <w:t xml:space="preserve">: Input Features for testing samples </w:t>
        </w:r>
      </w:ins>
    </w:p>
    <w:p w:rsidR="001F626D" w:rsidRPr="001F626D" w:rsidRDefault="001F626D">
      <w:pPr>
        <w:pStyle w:val="ListParagraph"/>
        <w:numPr>
          <w:ilvl w:val="0"/>
          <w:numId w:val="24"/>
        </w:numPr>
        <w:spacing w:after="0" w:line="240" w:lineRule="auto"/>
        <w:rPr>
          <w:ins w:id="1176" w:author="Moustafa Banbouk" w:date="2018-03-25T22:12:00Z"/>
          <w:rFonts w:ascii="Courier New" w:eastAsia="Times New Roman" w:hAnsi="Courier New" w:cs="Courier New"/>
          <w:color w:val="24292E"/>
          <w:sz w:val="18"/>
          <w:szCs w:val="18"/>
          <w:rPrChange w:id="1177" w:author="Moustafa Banbouk" w:date="2018-03-25T22:16:00Z">
            <w:rPr>
              <w:ins w:id="1178" w:author="Moustafa Banbouk" w:date="2018-03-25T22:12:00Z"/>
              <w:rFonts w:ascii="Segoe UI" w:eastAsia="Times New Roman" w:hAnsi="Segoe UI" w:cs="Segoe UI"/>
              <w:color w:val="24292E"/>
              <w:sz w:val="24"/>
              <w:szCs w:val="24"/>
            </w:rPr>
          </w:rPrChange>
        </w:rPr>
        <w:pPrChange w:id="1179" w:author="Moustafa Banbouk" w:date="2018-03-25T22:16:00Z">
          <w:pPr>
            <w:spacing w:before="60" w:after="100" w:afterAutospacing="1" w:line="240" w:lineRule="auto"/>
          </w:pPr>
        </w:pPrChange>
      </w:pPr>
      <w:proofErr w:type="spellStart"/>
      <w:ins w:id="1180" w:author="Moustafa Banbouk" w:date="2018-03-25T22:12:00Z">
        <w:r w:rsidRPr="001F626D">
          <w:rPr>
            <w:rFonts w:ascii="Courier New" w:eastAsia="Times New Roman" w:hAnsi="Courier New" w:cs="Courier New"/>
            <w:color w:val="24292E"/>
            <w:sz w:val="18"/>
            <w:szCs w:val="18"/>
            <w:rPrChange w:id="1181" w:author="Moustafa Banbouk" w:date="2018-03-25T22:16:00Z">
              <w:rPr>
                <w:rFonts w:ascii="Segoe UI" w:eastAsia="Times New Roman" w:hAnsi="Segoe UI" w:cs="Segoe UI"/>
                <w:color w:val="24292E"/>
                <w:sz w:val="24"/>
                <w:szCs w:val="24"/>
              </w:rPr>
            </w:rPrChange>
          </w:rPr>
          <w:t>dfCC_CC_y_test</w:t>
        </w:r>
        <w:proofErr w:type="spellEnd"/>
        <w:r w:rsidRPr="001F626D">
          <w:rPr>
            <w:rFonts w:ascii="Courier New" w:eastAsia="Times New Roman" w:hAnsi="Courier New" w:cs="Courier New"/>
            <w:color w:val="24292E"/>
            <w:sz w:val="18"/>
            <w:szCs w:val="18"/>
            <w:rPrChange w:id="1182" w:author="Moustafa Banbouk" w:date="2018-03-25T22:16:00Z">
              <w:rPr>
                <w:rFonts w:ascii="Segoe UI" w:eastAsia="Times New Roman" w:hAnsi="Segoe UI" w:cs="Segoe UI"/>
                <w:color w:val="24292E"/>
                <w:sz w:val="24"/>
                <w:szCs w:val="24"/>
              </w:rPr>
            </w:rPrChange>
          </w:rPr>
          <w:t>: Output value for testing samples</w:t>
        </w:r>
      </w:ins>
    </w:p>
    <w:p w:rsidR="001F626D" w:rsidRPr="001F626D" w:rsidRDefault="001F626D">
      <w:pPr>
        <w:pStyle w:val="ListParagraph"/>
        <w:numPr>
          <w:ilvl w:val="0"/>
          <w:numId w:val="24"/>
        </w:numPr>
        <w:spacing w:after="0" w:line="240" w:lineRule="auto"/>
        <w:rPr>
          <w:ins w:id="1183" w:author="Moustafa Banbouk" w:date="2018-03-25T22:14:00Z"/>
          <w:rFonts w:ascii="Courier New" w:eastAsia="Times New Roman" w:hAnsi="Courier New" w:cs="Courier New"/>
          <w:color w:val="24292E"/>
          <w:sz w:val="18"/>
          <w:szCs w:val="18"/>
          <w:rPrChange w:id="1184" w:author="Moustafa Banbouk" w:date="2018-03-25T22:16:00Z">
            <w:rPr>
              <w:ins w:id="1185" w:author="Moustafa Banbouk" w:date="2018-03-25T22:14:00Z"/>
            </w:rPr>
          </w:rPrChange>
        </w:rPr>
        <w:pPrChange w:id="1186" w:author="Moustafa Banbouk" w:date="2018-03-25T22:16:00Z">
          <w:pPr>
            <w:pStyle w:val="ListParagraph"/>
            <w:numPr>
              <w:numId w:val="23"/>
            </w:numPr>
            <w:spacing w:before="60" w:after="100" w:afterAutospacing="1" w:line="240" w:lineRule="auto"/>
            <w:ind w:hanging="360"/>
          </w:pPr>
        </w:pPrChange>
      </w:pPr>
      <w:proofErr w:type="spellStart"/>
      <w:ins w:id="1187" w:author="Moustafa Banbouk" w:date="2018-03-25T22:12:00Z">
        <w:r w:rsidRPr="001F626D">
          <w:rPr>
            <w:rFonts w:ascii="Courier New" w:eastAsia="Times New Roman" w:hAnsi="Courier New" w:cs="Courier New"/>
            <w:color w:val="24292E"/>
            <w:sz w:val="18"/>
            <w:szCs w:val="18"/>
            <w:rPrChange w:id="1188" w:author="Moustafa Banbouk" w:date="2018-03-25T22:16:00Z">
              <w:rPr>
                <w:rFonts w:ascii="Segoe UI" w:eastAsia="Times New Roman" w:hAnsi="Segoe UI" w:cs="Segoe UI"/>
                <w:color w:val="24292E"/>
                <w:sz w:val="24"/>
                <w:szCs w:val="24"/>
              </w:rPr>
            </w:rPrChange>
          </w:rPr>
          <w:t>dfCC_CC_X_test_before_list</w:t>
        </w:r>
        <w:proofErr w:type="spellEnd"/>
        <w:r w:rsidRPr="001F626D">
          <w:rPr>
            <w:rFonts w:ascii="Courier New" w:eastAsia="Times New Roman" w:hAnsi="Courier New" w:cs="Courier New"/>
            <w:color w:val="24292E"/>
            <w:sz w:val="18"/>
            <w:szCs w:val="18"/>
            <w:rPrChange w:id="1189" w:author="Moustafa Banbouk" w:date="2018-03-25T22:16:00Z">
              <w:rPr>
                <w:rFonts w:ascii="Segoe UI" w:eastAsia="Times New Roman" w:hAnsi="Segoe UI" w:cs="Segoe UI"/>
                <w:color w:val="24292E"/>
                <w:sz w:val="24"/>
                <w:szCs w:val="24"/>
              </w:rPr>
            </w:rPrChange>
          </w:rPr>
          <w:t xml:space="preserve">: Input Features for testing samples before prediction date (predicted values) for all timeslots </w:t>
        </w:r>
      </w:ins>
    </w:p>
    <w:p w:rsidR="001F626D" w:rsidRPr="001F626D" w:rsidRDefault="001F626D">
      <w:pPr>
        <w:pStyle w:val="ListParagraph"/>
        <w:numPr>
          <w:ilvl w:val="0"/>
          <w:numId w:val="24"/>
        </w:numPr>
        <w:spacing w:after="0" w:line="240" w:lineRule="auto"/>
        <w:rPr>
          <w:ins w:id="1190" w:author="Moustafa Banbouk" w:date="2018-03-25T22:14:00Z"/>
          <w:rFonts w:ascii="Courier New" w:eastAsia="Times New Roman" w:hAnsi="Courier New" w:cs="Courier New"/>
          <w:color w:val="24292E"/>
          <w:sz w:val="18"/>
          <w:szCs w:val="18"/>
          <w:rPrChange w:id="1191" w:author="Moustafa Banbouk" w:date="2018-03-25T22:16:00Z">
            <w:rPr>
              <w:ins w:id="1192" w:author="Moustafa Banbouk" w:date="2018-03-25T22:14:00Z"/>
            </w:rPr>
          </w:rPrChange>
        </w:rPr>
        <w:pPrChange w:id="1193" w:author="Moustafa Banbouk" w:date="2018-03-25T22:16:00Z">
          <w:pPr>
            <w:pStyle w:val="ListParagraph"/>
            <w:numPr>
              <w:numId w:val="23"/>
            </w:numPr>
            <w:spacing w:before="60" w:after="100" w:afterAutospacing="1" w:line="240" w:lineRule="auto"/>
            <w:ind w:hanging="360"/>
          </w:pPr>
        </w:pPrChange>
      </w:pPr>
      <w:proofErr w:type="spellStart"/>
      <w:ins w:id="1194" w:author="Moustafa Banbouk" w:date="2018-03-25T22:12:00Z">
        <w:r w:rsidRPr="001F626D">
          <w:rPr>
            <w:rFonts w:ascii="Courier New" w:eastAsia="Times New Roman" w:hAnsi="Courier New" w:cs="Courier New"/>
            <w:color w:val="24292E"/>
            <w:sz w:val="18"/>
            <w:szCs w:val="18"/>
            <w:rPrChange w:id="1195" w:author="Moustafa Banbouk" w:date="2018-03-25T22:16:00Z">
              <w:rPr>
                <w:rFonts w:ascii="Segoe UI" w:eastAsia="Times New Roman" w:hAnsi="Segoe UI" w:cs="Segoe UI"/>
                <w:color w:val="24292E"/>
                <w:sz w:val="24"/>
                <w:szCs w:val="24"/>
              </w:rPr>
            </w:rPrChange>
          </w:rPr>
          <w:t>dfCC_CC_y_test_before_list</w:t>
        </w:r>
        <w:proofErr w:type="spellEnd"/>
        <w:r w:rsidRPr="001F626D">
          <w:rPr>
            <w:rFonts w:ascii="Courier New" w:eastAsia="Times New Roman" w:hAnsi="Courier New" w:cs="Courier New"/>
            <w:color w:val="24292E"/>
            <w:sz w:val="18"/>
            <w:szCs w:val="18"/>
            <w:rPrChange w:id="1196" w:author="Moustafa Banbouk" w:date="2018-03-25T22:16:00Z">
              <w:rPr>
                <w:rFonts w:ascii="Segoe UI" w:eastAsia="Times New Roman" w:hAnsi="Segoe UI" w:cs="Segoe UI"/>
                <w:color w:val="24292E"/>
                <w:sz w:val="24"/>
                <w:szCs w:val="24"/>
              </w:rPr>
            </w:rPrChange>
          </w:rPr>
          <w:t xml:space="preserve">: Output values for testing samples before prediction date (predicted values) for all timeslots </w:t>
        </w:r>
      </w:ins>
    </w:p>
    <w:p w:rsidR="001F626D" w:rsidRPr="001F626D" w:rsidRDefault="001F626D">
      <w:pPr>
        <w:pStyle w:val="ListParagraph"/>
        <w:numPr>
          <w:ilvl w:val="0"/>
          <w:numId w:val="24"/>
        </w:numPr>
        <w:spacing w:after="0" w:line="240" w:lineRule="auto"/>
        <w:rPr>
          <w:ins w:id="1197" w:author="Moustafa Banbouk" w:date="2018-03-25T22:15:00Z"/>
          <w:rFonts w:ascii="Courier New" w:eastAsia="Times New Roman" w:hAnsi="Courier New" w:cs="Courier New"/>
          <w:color w:val="24292E"/>
          <w:sz w:val="18"/>
          <w:szCs w:val="18"/>
          <w:rPrChange w:id="1198" w:author="Moustafa Banbouk" w:date="2018-03-25T22:16:00Z">
            <w:rPr>
              <w:ins w:id="1199" w:author="Moustafa Banbouk" w:date="2018-03-25T22:15:00Z"/>
            </w:rPr>
          </w:rPrChange>
        </w:rPr>
        <w:pPrChange w:id="1200" w:author="Moustafa Banbouk" w:date="2018-03-25T22:16:00Z">
          <w:pPr>
            <w:pStyle w:val="ListParagraph"/>
            <w:numPr>
              <w:numId w:val="23"/>
            </w:numPr>
            <w:spacing w:before="60" w:after="100" w:afterAutospacing="1" w:line="240" w:lineRule="auto"/>
            <w:ind w:hanging="360"/>
          </w:pPr>
        </w:pPrChange>
      </w:pPr>
      <w:proofErr w:type="spellStart"/>
      <w:ins w:id="1201" w:author="Moustafa Banbouk" w:date="2018-03-25T22:12:00Z">
        <w:r w:rsidRPr="001F626D">
          <w:rPr>
            <w:rFonts w:ascii="Courier New" w:eastAsia="Times New Roman" w:hAnsi="Courier New" w:cs="Courier New"/>
            <w:color w:val="24292E"/>
            <w:sz w:val="18"/>
            <w:szCs w:val="18"/>
            <w:rPrChange w:id="1202" w:author="Moustafa Banbouk" w:date="2018-03-25T22:16:00Z">
              <w:rPr>
                <w:rFonts w:ascii="Segoe UI" w:eastAsia="Times New Roman" w:hAnsi="Segoe UI" w:cs="Segoe UI"/>
                <w:color w:val="24292E"/>
                <w:sz w:val="24"/>
                <w:szCs w:val="24"/>
              </w:rPr>
            </w:rPrChange>
          </w:rPr>
          <w:t>dfCC_CC_X_test_after_list</w:t>
        </w:r>
        <w:proofErr w:type="spellEnd"/>
        <w:r w:rsidRPr="001F626D">
          <w:rPr>
            <w:rFonts w:ascii="Courier New" w:eastAsia="Times New Roman" w:hAnsi="Courier New" w:cs="Courier New"/>
            <w:color w:val="24292E"/>
            <w:sz w:val="18"/>
            <w:szCs w:val="18"/>
            <w:rPrChange w:id="1203" w:author="Moustafa Banbouk" w:date="2018-03-25T22:16:00Z">
              <w:rPr>
                <w:rFonts w:ascii="Segoe UI" w:eastAsia="Times New Roman" w:hAnsi="Segoe UI" w:cs="Segoe UI"/>
                <w:color w:val="24292E"/>
                <w:sz w:val="24"/>
                <w:szCs w:val="24"/>
              </w:rPr>
            </w:rPrChange>
          </w:rPr>
          <w:t xml:space="preserve">: Input Features for testing samples after prediction date (predicted values) for all timeslots </w:t>
        </w:r>
      </w:ins>
    </w:p>
    <w:p w:rsidR="001F626D" w:rsidRPr="001F626D" w:rsidRDefault="001F626D">
      <w:pPr>
        <w:pStyle w:val="ListParagraph"/>
        <w:numPr>
          <w:ilvl w:val="0"/>
          <w:numId w:val="24"/>
        </w:numPr>
        <w:spacing w:after="0" w:line="240" w:lineRule="auto"/>
        <w:rPr>
          <w:ins w:id="1204" w:author="Moustafa Banbouk" w:date="2018-03-25T22:15:00Z"/>
          <w:rFonts w:ascii="Courier New" w:eastAsia="Times New Roman" w:hAnsi="Courier New" w:cs="Courier New"/>
          <w:color w:val="24292E"/>
          <w:sz w:val="18"/>
          <w:szCs w:val="18"/>
          <w:rPrChange w:id="1205" w:author="Moustafa Banbouk" w:date="2018-03-25T22:16:00Z">
            <w:rPr>
              <w:ins w:id="1206" w:author="Moustafa Banbouk" w:date="2018-03-25T22:15:00Z"/>
            </w:rPr>
          </w:rPrChange>
        </w:rPr>
        <w:pPrChange w:id="1207" w:author="Moustafa Banbouk" w:date="2018-03-25T22:16:00Z">
          <w:pPr>
            <w:pStyle w:val="ListParagraph"/>
            <w:numPr>
              <w:numId w:val="23"/>
            </w:numPr>
            <w:spacing w:before="60" w:after="100" w:afterAutospacing="1" w:line="240" w:lineRule="auto"/>
            <w:ind w:hanging="360"/>
          </w:pPr>
        </w:pPrChange>
      </w:pPr>
      <w:proofErr w:type="spellStart"/>
      <w:ins w:id="1208" w:author="Moustafa Banbouk" w:date="2018-03-25T22:12:00Z">
        <w:r w:rsidRPr="001F626D">
          <w:rPr>
            <w:rFonts w:ascii="Courier New" w:eastAsia="Times New Roman" w:hAnsi="Courier New" w:cs="Courier New"/>
            <w:color w:val="24292E"/>
            <w:sz w:val="18"/>
            <w:szCs w:val="18"/>
            <w:rPrChange w:id="1209" w:author="Moustafa Banbouk" w:date="2018-03-25T22:16:00Z">
              <w:rPr>
                <w:rFonts w:ascii="Segoe UI" w:eastAsia="Times New Roman" w:hAnsi="Segoe UI" w:cs="Segoe UI"/>
                <w:color w:val="24292E"/>
                <w:sz w:val="24"/>
                <w:szCs w:val="24"/>
              </w:rPr>
            </w:rPrChange>
          </w:rPr>
          <w:t>dfCC_CC_y_test_after_list</w:t>
        </w:r>
        <w:proofErr w:type="spellEnd"/>
        <w:r w:rsidRPr="001F626D">
          <w:rPr>
            <w:rFonts w:ascii="Courier New" w:eastAsia="Times New Roman" w:hAnsi="Courier New" w:cs="Courier New"/>
            <w:color w:val="24292E"/>
            <w:sz w:val="18"/>
            <w:szCs w:val="18"/>
            <w:rPrChange w:id="1210" w:author="Moustafa Banbouk" w:date="2018-03-25T22:16:00Z">
              <w:rPr>
                <w:rFonts w:ascii="Segoe UI" w:eastAsia="Times New Roman" w:hAnsi="Segoe UI" w:cs="Segoe UI"/>
                <w:color w:val="24292E"/>
                <w:sz w:val="24"/>
                <w:szCs w:val="24"/>
              </w:rPr>
            </w:rPrChange>
          </w:rPr>
          <w:t xml:space="preserve">: Output values for testing samples after prediction date (predicted values) for all timeslots </w:t>
        </w:r>
      </w:ins>
    </w:p>
    <w:p w:rsidR="001F626D" w:rsidRPr="001F626D" w:rsidRDefault="001F626D">
      <w:pPr>
        <w:pStyle w:val="ListParagraph"/>
        <w:numPr>
          <w:ilvl w:val="0"/>
          <w:numId w:val="24"/>
        </w:numPr>
        <w:spacing w:after="0" w:line="240" w:lineRule="auto"/>
        <w:rPr>
          <w:ins w:id="1211" w:author="Moustafa Banbouk" w:date="2018-03-25T22:15:00Z"/>
          <w:rFonts w:ascii="Courier New" w:eastAsia="Times New Roman" w:hAnsi="Courier New" w:cs="Courier New"/>
          <w:color w:val="24292E"/>
          <w:sz w:val="18"/>
          <w:szCs w:val="18"/>
          <w:rPrChange w:id="1212" w:author="Moustafa Banbouk" w:date="2018-03-25T22:16:00Z">
            <w:rPr>
              <w:ins w:id="1213" w:author="Moustafa Banbouk" w:date="2018-03-25T22:15:00Z"/>
            </w:rPr>
          </w:rPrChange>
        </w:rPr>
        <w:pPrChange w:id="1214" w:author="Moustafa Banbouk" w:date="2018-03-25T22:16:00Z">
          <w:pPr>
            <w:pStyle w:val="ListParagraph"/>
            <w:numPr>
              <w:numId w:val="23"/>
            </w:numPr>
            <w:spacing w:before="60" w:after="100" w:afterAutospacing="1" w:line="240" w:lineRule="auto"/>
            <w:ind w:hanging="360"/>
          </w:pPr>
        </w:pPrChange>
      </w:pPr>
      <w:proofErr w:type="spellStart"/>
      <w:ins w:id="1215" w:author="Moustafa Banbouk" w:date="2018-03-25T22:12:00Z">
        <w:r w:rsidRPr="001F626D">
          <w:rPr>
            <w:rFonts w:ascii="Courier New" w:eastAsia="Times New Roman" w:hAnsi="Courier New" w:cs="Courier New"/>
            <w:color w:val="24292E"/>
            <w:sz w:val="18"/>
            <w:szCs w:val="18"/>
            <w:rPrChange w:id="1216" w:author="Moustafa Banbouk" w:date="2018-03-25T22:16:00Z">
              <w:rPr>
                <w:rFonts w:ascii="Segoe UI" w:eastAsia="Times New Roman" w:hAnsi="Segoe UI" w:cs="Segoe UI"/>
                <w:color w:val="24292E"/>
                <w:sz w:val="24"/>
                <w:szCs w:val="24"/>
              </w:rPr>
            </w:rPrChange>
          </w:rPr>
          <w:t>dfCC_CC_X_test_list</w:t>
        </w:r>
        <w:proofErr w:type="spellEnd"/>
        <w:r w:rsidRPr="001F626D">
          <w:rPr>
            <w:rFonts w:ascii="Courier New" w:eastAsia="Times New Roman" w:hAnsi="Courier New" w:cs="Courier New"/>
            <w:color w:val="24292E"/>
            <w:sz w:val="18"/>
            <w:szCs w:val="18"/>
            <w:rPrChange w:id="1217" w:author="Moustafa Banbouk" w:date="2018-03-25T22:16:00Z">
              <w:rPr>
                <w:rFonts w:ascii="Segoe UI" w:eastAsia="Times New Roman" w:hAnsi="Segoe UI" w:cs="Segoe UI"/>
                <w:color w:val="24292E"/>
                <w:sz w:val="24"/>
                <w:szCs w:val="24"/>
              </w:rPr>
            </w:rPrChange>
          </w:rPr>
          <w:t xml:space="preserve">: Input Features for testing samples for all timeslots </w:t>
        </w:r>
      </w:ins>
    </w:p>
    <w:p w:rsidR="001F626D" w:rsidRPr="001F626D" w:rsidRDefault="001F626D">
      <w:pPr>
        <w:pStyle w:val="ListParagraph"/>
        <w:numPr>
          <w:ilvl w:val="0"/>
          <w:numId w:val="24"/>
        </w:numPr>
        <w:spacing w:after="0" w:line="240" w:lineRule="auto"/>
        <w:rPr>
          <w:ins w:id="1218" w:author="Moustafa Banbouk" w:date="2018-03-25T22:15:00Z"/>
          <w:rFonts w:ascii="Courier New" w:eastAsia="Times New Roman" w:hAnsi="Courier New" w:cs="Courier New"/>
          <w:color w:val="24292E"/>
          <w:sz w:val="18"/>
          <w:szCs w:val="18"/>
          <w:rPrChange w:id="1219" w:author="Moustafa Banbouk" w:date="2018-03-25T22:16:00Z">
            <w:rPr>
              <w:ins w:id="1220" w:author="Moustafa Banbouk" w:date="2018-03-25T22:15:00Z"/>
            </w:rPr>
          </w:rPrChange>
        </w:rPr>
        <w:pPrChange w:id="1221" w:author="Moustafa Banbouk" w:date="2018-03-25T22:16:00Z">
          <w:pPr>
            <w:pStyle w:val="ListParagraph"/>
            <w:numPr>
              <w:numId w:val="23"/>
            </w:numPr>
            <w:spacing w:before="60" w:after="100" w:afterAutospacing="1" w:line="240" w:lineRule="auto"/>
            <w:ind w:hanging="360"/>
          </w:pPr>
        </w:pPrChange>
      </w:pPr>
      <w:proofErr w:type="spellStart"/>
      <w:ins w:id="1222" w:author="Moustafa Banbouk" w:date="2018-03-25T22:12:00Z">
        <w:r w:rsidRPr="001F626D">
          <w:rPr>
            <w:rFonts w:ascii="Courier New" w:eastAsia="Times New Roman" w:hAnsi="Courier New" w:cs="Courier New"/>
            <w:color w:val="24292E"/>
            <w:sz w:val="18"/>
            <w:szCs w:val="18"/>
            <w:rPrChange w:id="1223" w:author="Moustafa Banbouk" w:date="2018-03-25T22:16:00Z">
              <w:rPr>
                <w:rFonts w:ascii="Segoe UI" w:eastAsia="Times New Roman" w:hAnsi="Segoe UI" w:cs="Segoe UI"/>
                <w:color w:val="24292E"/>
                <w:sz w:val="24"/>
                <w:szCs w:val="24"/>
              </w:rPr>
            </w:rPrChange>
          </w:rPr>
          <w:t>dfCC_CC_y_test_list</w:t>
        </w:r>
        <w:proofErr w:type="spellEnd"/>
        <w:r w:rsidRPr="001F626D">
          <w:rPr>
            <w:rFonts w:ascii="Courier New" w:eastAsia="Times New Roman" w:hAnsi="Courier New" w:cs="Courier New"/>
            <w:color w:val="24292E"/>
            <w:sz w:val="18"/>
            <w:szCs w:val="18"/>
            <w:rPrChange w:id="1224" w:author="Moustafa Banbouk" w:date="2018-03-25T22:16:00Z">
              <w:rPr>
                <w:rFonts w:ascii="Segoe UI" w:eastAsia="Times New Roman" w:hAnsi="Segoe UI" w:cs="Segoe UI"/>
                <w:color w:val="24292E"/>
                <w:sz w:val="24"/>
                <w:szCs w:val="24"/>
              </w:rPr>
            </w:rPrChange>
          </w:rPr>
          <w:t xml:space="preserve">: Output values for testing samples (predicted values) for all timeslots </w:t>
        </w:r>
      </w:ins>
    </w:p>
    <w:p w:rsidR="001F626D" w:rsidRPr="001F626D" w:rsidRDefault="001F626D">
      <w:pPr>
        <w:pStyle w:val="ListParagraph"/>
        <w:numPr>
          <w:ilvl w:val="0"/>
          <w:numId w:val="24"/>
        </w:numPr>
        <w:spacing w:after="0" w:line="240" w:lineRule="auto"/>
        <w:rPr>
          <w:ins w:id="1225" w:author="Moustafa Banbouk" w:date="2018-03-25T22:15:00Z"/>
          <w:rFonts w:ascii="Courier New" w:eastAsia="Times New Roman" w:hAnsi="Courier New" w:cs="Courier New"/>
          <w:color w:val="24292E"/>
          <w:sz w:val="18"/>
          <w:szCs w:val="18"/>
          <w:rPrChange w:id="1226" w:author="Moustafa Banbouk" w:date="2018-03-25T22:16:00Z">
            <w:rPr>
              <w:ins w:id="1227" w:author="Moustafa Banbouk" w:date="2018-03-25T22:15:00Z"/>
            </w:rPr>
          </w:rPrChange>
        </w:rPr>
        <w:pPrChange w:id="1228" w:author="Moustafa Banbouk" w:date="2018-03-25T22:16:00Z">
          <w:pPr>
            <w:pStyle w:val="ListParagraph"/>
            <w:numPr>
              <w:numId w:val="23"/>
            </w:numPr>
            <w:spacing w:before="60" w:after="100" w:afterAutospacing="1" w:line="240" w:lineRule="auto"/>
            <w:ind w:hanging="360"/>
          </w:pPr>
        </w:pPrChange>
      </w:pPr>
      <w:ins w:id="1229" w:author="Moustafa Banbouk" w:date="2018-03-25T22:12:00Z">
        <w:r w:rsidRPr="001F626D">
          <w:rPr>
            <w:rFonts w:ascii="Courier New" w:eastAsia="Times New Roman" w:hAnsi="Courier New" w:cs="Courier New"/>
            <w:color w:val="24292E"/>
            <w:sz w:val="18"/>
            <w:szCs w:val="18"/>
            <w:rPrChange w:id="1230" w:author="Moustafa Banbouk" w:date="2018-03-25T22:16:00Z">
              <w:rPr>
                <w:rFonts w:ascii="Segoe UI" w:eastAsia="Times New Roman" w:hAnsi="Segoe UI" w:cs="Segoe UI"/>
                <w:color w:val="24292E"/>
                <w:sz w:val="24"/>
                <w:szCs w:val="24"/>
              </w:rPr>
            </w:rPrChange>
          </w:rPr>
          <w:t xml:space="preserve">dfCC_CC_y_test_after_1week_pred_list: List of Output values (predicted values) for testing samples after one week of prediction date </w:t>
        </w:r>
      </w:ins>
    </w:p>
    <w:p w:rsidR="001F626D" w:rsidRPr="001F626D" w:rsidRDefault="001F626D">
      <w:pPr>
        <w:pStyle w:val="ListParagraph"/>
        <w:numPr>
          <w:ilvl w:val="0"/>
          <w:numId w:val="24"/>
        </w:numPr>
        <w:spacing w:after="0" w:line="240" w:lineRule="auto"/>
        <w:rPr>
          <w:ins w:id="1231" w:author="Moustafa Banbouk" w:date="2018-03-25T22:15:00Z"/>
          <w:rFonts w:ascii="Courier New" w:eastAsia="Times New Roman" w:hAnsi="Courier New" w:cs="Courier New"/>
          <w:color w:val="24292E"/>
          <w:sz w:val="18"/>
          <w:szCs w:val="18"/>
          <w:rPrChange w:id="1232" w:author="Moustafa Banbouk" w:date="2018-03-25T22:16:00Z">
            <w:rPr>
              <w:ins w:id="1233" w:author="Moustafa Banbouk" w:date="2018-03-25T22:15:00Z"/>
            </w:rPr>
          </w:rPrChange>
        </w:rPr>
        <w:pPrChange w:id="1234" w:author="Moustafa Banbouk" w:date="2018-03-25T22:16:00Z">
          <w:pPr>
            <w:pStyle w:val="ListParagraph"/>
            <w:numPr>
              <w:numId w:val="23"/>
            </w:numPr>
            <w:spacing w:before="60" w:after="100" w:afterAutospacing="1" w:line="240" w:lineRule="auto"/>
            <w:ind w:hanging="360"/>
          </w:pPr>
        </w:pPrChange>
      </w:pPr>
      <w:ins w:id="1235" w:author="Moustafa Banbouk" w:date="2018-03-25T22:12:00Z">
        <w:r w:rsidRPr="001F626D">
          <w:rPr>
            <w:rFonts w:ascii="Courier New" w:eastAsia="Times New Roman" w:hAnsi="Courier New" w:cs="Courier New"/>
            <w:color w:val="24292E"/>
            <w:sz w:val="18"/>
            <w:szCs w:val="18"/>
            <w:rPrChange w:id="1236" w:author="Moustafa Banbouk" w:date="2018-03-25T22:16:00Z">
              <w:rPr>
                <w:rFonts w:ascii="Segoe UI" w:eastAsia="Times New Roman" w:hAnsi="Segoe UI" w:cs="Segoe UI"/>
                <w:color w:val="24292E"/>
                <w:sz w:val="24"/>
                <w:szCs w:val="24"/>
              </w:rPr>
            </w:rPrChange>
          </w:rPr>
          <w:t xml:space="preserve">dfCC_CC_X_test_after_1week_pred_list: List of Input features for testing samples after one week of prediction </w:t>
        </w:r>
        <w:proofErr w:type="spellStart"/>
        <w:r w:rsidRPr="001F626D">
          <w:rPr>
            <w:rFonts w:ascii="Courier New" w:eastAsia="Times New Roman" w:hAnsi="Courier New" w:cs="Courier New"/>
            <w:color w:val="24292E"/>
            <w:sz w:val="18"/>
            <w:szCs w:val="18"/>
            <w:rPrChange w:id="1237" w:author="Moustafa Banbouk" w:date="2018-03-25T22:16:00Z">
              <w:rPr>
                <w:rFonts w:ascii="Segoe UI" w:eastAsia="Times New Roman" w:hAnsi="Segoe UI" w:cs="Segoe UI"/>
                <w:color w:val="24292E"/>
                <w:sz w:val="24"/>
                <w:szCs w:val="24"/>
              </w:rPr>
            </w:rPrChange>
          </w:rPr>
          <w:t>dat</w:t>
        </w:r>
        <w:proofErr w:type="spellEnd"/>
        <w:r w:rsidRPr="001F626D">
          <w:rPr>
            <w:rFonts w:ascii="Courier New" w:eastAsia="Times New Roman" w:hAnsi="Courier New" w:cs="Courier New"/>
            <w:color w:val="24292E"/>
            <w:sz w:val="18"/>
            <w:szCs w:val="18"/>
            <w:rPrChange w:id="1238" w:author="Moustafa Banbouk" w:date="2018-03-25T22:16:00Z">
              <w:rPr>
                <w:rFonts w:ascii="Segoe UI" w:eastAsia="Times New Roman" w:hAnsi="Segoe UI" w:cs="Segoe UI"/>
                <w:color w:val="24292E"/>
                <w:sz w:val="24"/>
                <w:szCs w:val="24"/>
              </w:rPr>
            </w:rPrChange>
          </w:rPr>
          <w:t xml:space="preserve"> </w:t>
        </w:r>
      </w:ins>
    </w:p>
    <w:p w:rsidR="001F626D" w:rsidRPr="001F626D" w:rsidRDefault="001F626D">
      <w:pPr>
        <w:pStyle w:val="ListParagraph"/>
        <w:numPr>
          <w:ilvl w:val="0"/>
          <w:numId w:val="24"/>
        </w:numPr>
        <w:spacing w:after="0" w:line="240" w:lineRule="auto"/>
        <w:rPr>
          <w:ins w:id="1239" w:author="Moustafa Banbouk" w:date="2018-03-25T22:15:00Z"/>
          <w:rFonts w:ascii="Courier New" w:eastAsia="Times New Roman" w:hAnsi="Courier New" w:cs="Courier New"/>
          <w:color w:val="24292E"/>
          <w:sz w:val="18"/>
          <w:szCs w:val="18"/>
          <w:rPrChange w:id="1240" w:author="Moustafa Banbouk" w:date="2018-03-25T22:16:00Z">
            <w:rPr>
              <w:ins w:id="1241" w:author="Moustafa Banbouk" w:date="2018-03-25T22:15:00Z"/>
            </w:rPr>
          </w:rPrChange>
        </w:rPr>
        <w:pPrChange w:id="1242" w:author="Moustafa Banbouk" w:date="2018-03-25T22:16:00Z">
          <w:pPr>
            <w:pStyle w:val="ListParagraph"/>
            <w:numPr>
              <w:numId w:val="23"/>
            </w:numPr>
            <w:spacing w:before="60" w:after="100" w:afterAutospacing="1" w:line="240" w:lineRule="auto"/>
            <w:ind w:hanging="360"/>
          </w:pPr>
        </w:pPrChange>
      </w:pPr>
      <w:ins w:id="1243" w:author="Moustafa Banbouk" w:date="2018-03-25T22:12:00Z">
        <w:r w:rsidRPr="001F626D">
          <w:rPr>
            <w:rFonts w:ascii="Courier New" w:eastAsia="Times New Roman" w:hAnsi="Courier New" w:cs="Courier New"/>
            <w:color w:val="24292E"/>
            <w:sz w:val="18"/>
            <w:szCs w:val="18"/>
            <w:rPrChange w:id="1244" w:author="Moustafa Banbouk" w:date="2018-03-25T22:16:00Z">
              <w:rPr>
                <w:rFonts w:ascii="Segoe UI" w:eastAsia="Times New Roman" w:hAnsi="Segoe UI" w:cs="Segoe UI"/>
                <w:color w:val="24292E"/>
                <w:sz w:val="24"/>
                <w:szCs w:val="24"/>
              </w:rPr>
            </w:rPrChange>
          </w:rPr>
          <w:t xml:space="preserve">dfCC_CC_y_test_after_1week_or_list: List of Output values (original values) for testing samples after one week of prediction date </w:t>
        </w:r>
      </w:ins>
    </w:p>
    <w:p w:rsidR="001F626D" w:rsidRPr="001F626D" w:rsidRDefault="001F626D">
      <w:pPr>
        <w:pStyle w:val="ListParagraph"/>
        <w:numPr>
          <w:ilvl w:val="0"/>
          <w:numId w:val="24"/>
        </w:numPr>
        <w:spacing w:after="0" w:line="240" w:lineRule="auto"/>
        <w:rPr>
          <w:ins w:id="1245" w:author="Moustafa Banbouk" w:date="2018-03-25T22:15:00Z"/>
          <w:rFonts w:ascii="Courier New" w:eastAsia="Times New Roman" w:hAnsi="Courier New" w:cs="Courier New"/>
          <w:color w:val="24292E"/>
          <w:sz w:val="18"/>
          <w:szCs w:val="18"/>
          <w:rPrChange w:id="1246" w:author="Moustafa Banbouk" w:date="2018-03-25T22:16:00Z">
            <w:rPr>
              <w:ins w:id="1247" w:author="Moustafa Banbouk" w:date="2018-03-25T22:15:00Z"/>
            </w:rPr>
          </w:rPrChange>
        </w:rPr>
        <w:pPrChange w:id="1248" w:author="Moustafa Banbouk" w:date="2018-03-25T22:16:00Z">
          <w:pPr>
            <w:pStyle w:val="ListParagraph"/>
            <w:numPr>
              <w:numId w:val="23"/>
            </w:numPr>
            <w:spacing w:before="60" w:after="100" w:afterAutospacing="1" w:line="240" w:lineRule="auto"/>
            <w:ind w:hanging="360"/>
          </w:pPr>
        </w:pPrChange>
      </w:pPr>
      <w:ins w:id="1249" w:author="Moustafa Banbouk" w:date="2018-03-25T22:12:00Z">
        <w:r w:rsidRPr="001F626D">
          <w:rPr>
            <w:rFonts w:ascii="Courier New" w:eastAsia="Times New Roman" w:hAnsi="Courier New" w:cs="Courier New"/>
            <w:color w:val="24292E"/>
            <w:sz w:val="18"/>
            <w:szCs w:val="18"/>
            <w:rPrChange w:id="1250" w:author="Moustafa Banbouk" w:date="2018-03-25T22:16:00Z">
              <w:rPr>
                <w:rFonts w:ascii="Segoe UI" w:eastAsia="Times New Roman" w:hAnsi="Segoe UI" w:cs="Segoe UI"/>
                <w:color w:val="24292E"/>
                <w:sz w:val="24"/>
                <w:szCs w:val="24"/>
              </w:rPr>
            </w:rPrChange>
          </w:rPr>
          <w:t xml:space="preserve">dfCC_CC_X_test_after_1week_or_list: List of Input features (Original values) for testing samples after one week of prediction date </w:t>
        </w:r>
      </w:ins>
    </w:p>
    <w:p w:rsidR="001F626D" w:rsidRPr="001F626D" w:rsidRDefault="001F626D">
      <w:pPr>
        <w:pStyle w:val="ListParagraph"/>
        <w:numPr>
          <w:ilvl w:val="0"/>
          <w:numId w:val="24"/>
        </w:numPr>
        <w:spacing w:after="0" w:line="240" w:lineRule="auto"/>
        <w:rPr>
          <w:ins w:id="1251" w:author="Moustafa Banbouk" w:date="2018-03-25T22:15:00Z"/>
          <w:rFonts w:ascii="Courier New" w:eastAsia="Times New Roman" w:hAnsi="Courier New" w:cs="Courier New"/>
          <w:color w:val="24292E"/>
          <w:sz w:val="18"/>
          <w:szCs w:val="18"/>
          <w:rPrChange w:id="1252" w:author="Moustafa Banbouk" w:date="2018-03-25T22:16:00Z">
            <w:rPr>
              <w:ins w:id="1253" w:author="Moustafa Banbouk" w:date="2018-03-25T22:15:00Z"/>
            </w:rPr>
          </w:rPrChange>
        </w:rPr>
        <w:pPrChange w:id="1254" w:author="Moustafa Banbouk" w:date="2018-03-25T22:16:00Z">
          <w:pPr>
            <w:pStyle w:val="ListParagraph"/>
            <w:numPr>
              <w:numId w:val="23"/>
            </w:numPr>
            <w:spacing w:before="60" w:after="100" w:afterAutospacing="1" w:line="240" w:lineRule="auto"/>
            <w:ind w:hanging="360"/>
          </w:pPr>
        </w:pPrChange>
      </w:pPr>
      <w:proofErr w:type="spellStart"/>
      <w:ins w:id="1255" w:author="Moustafa Banbouk" w:date="2018-03-25T22:12:00Z">
        <w:r w:rsidRPr="001F626D">
          <w:rPr>
            <w:rFonts w:ascii="Courier New" w:eastAsia="Times New Roman" w:hAnsi="Courier New" w:cs="Courier New"/>
            <w:color w:val="24292E"/>
            <w:sz w:val="18"/>
            <w:szCs w:val="18"/>
            <w:rPrChange w:id="1256" w:author="Moustafa Banbouk" w:date="2018-03-25T22:16:00Z">
              <w:rPr>
                <w:rFonts w:ascii="Segoe UI" w:eastAsia="Times New Roman" w:hAnsi="Segoe UI" w:cs="Segoe UI"/>
                <w:color w:val="24292E"/>
                <w:sz w:val="24"/>
                <w:szCs w:val="24"/>
              </w:rPr>
            </w:rPrChange>
          </w:rPr>
          <w:t>MSE_list</w:t>
        </w:r>
        <w:proofErr w:type="spellEnd"/>
        <w:r w:rsidRPr="001F626D">
          <w:rPr>
            <w:rFonts w:ascii="Courier New" w:eastAsia="Times New Roman" w:hAnsi="Courier New" w:cs="Courier New"/>
            <w:color w:val="24292E"/>
            <w:sz w:val="18"/>
            <w:szCs w:val="18"/>
            <w:rPrChange w:id="1257" w:author="Moustafa Banbouk" w:date="2018-03-25T22:16:00Z">
              <w:rPr>
                <w:rFonts w:ascii="Segoe UI" w:eastAsia="Times New Roman" w:hAnsi="Segoe UI" w:cs="Segoe UI"/>
                <w:color w:val="24292E"/>
                <w:sz w:val="24"/>
                <w:szCs w:val="24"/>
              </w:rPr>
            </w:rPrChange>
          </w:rPr>
          <w:t xml:space="preserve">: List of Mean Square Errors performance metrics for all timeslots </w:t>
        </w:r>
      </w:ins>
    </w:p>
    <w:p w:rsidR="001F626D" w:rsidRDefault="001F626D">
      <w:pPr>
        <w:pStyle w:val="ListParagraph"/>
        <w:numPr>
          <w:ilvl w:val="0"/>
          <w:numId w:val="24"/>
        </w:numPr>
        <w:spacing w:after="0" w:line="240" w:lineRule="auto"/>
        <w:rPr>
          <w:ins w:id="1258" w:author="Moustafa Banbouk" w:date="2018-03-25T22:20:00Z"/>
          <w:rFonts w:ascii="Courier New" w:eastAsia="Times New Roman" w:hAnsi="Courier New" w:cs="Courier New"/>
          <w:color w:val="24292E"/>
          <w:sz w:val="18"/>
          <w:szCs w:val="18"/>
        </w:rPr>
        <w:pPrChange w:id="1259" w:author="Moustafa Banbouk" w:date="2018-03-25T22:16:00Z">
          <w:pPr>
            <w:pStyle w:val="ListParagraph"/>
            <w:numPr>
              <w:numId w:val="23"/>
            </w:numPr>
            <w:spacing w:before="60" w:after="100" w:afterAutospacing="1" w:line="240" w:lineRule="auto"/>
            <w:ind w:hanging="360"/>
          </w:pPr>
        </w:pPrChange>
      </w:pPr>
      <w:proofErr w:type="spellStart"/>
      <w:ins w:id="1260" w:author="Moustafa Banbouk" w:date="2018-03-25T22:12:00Z">
        <w:r w:rsidRPr="001F626D">
          <w:rPr>
            <w:rFonts w:ascii="Courier New" w:eastAsia="Times New Roman" w:hAnsi="Courier New" w:cs="Courier New"/>
            <w:color w:val="24292E"/>
            <w:sz w:val="18"/>
            <w:szCs w:val="18"/>
            <w:rPrChange w:id="1261" w:author="Moustafa Banbouk" w:date="2018-03-25T22:16:00Z">
              <w:rPr>
                <w:rFonts w:ascii="Segoe UI" w:eastAsia="Times New Roman" w:hAnsi="Segoe UI" w:cs="Segoe UI"/>
                <w:color w:val="24292E"/>
                <w:sz w:val="24"/>
                <w:szCs w:val="24"/>
              </w:rPr>
            </w:rPrChange>
          </w:rPr>
          <w:t>exp_var_score_list</w:t>
        </w:r>
        <w:proofErr w:type="spellEnd"/>
        <w:r w:rsidRPr="001F626D">
          <w:rPr>
            <w:rFonts w:ascii="Courier New" w:eastAsia="Times New Roman" w:hAnsi="Courier New" w:cs="Courier New"/>
            <w:color w:val="24292E"/>
            <w:sz w:val="18"/>
            <w:szCs w:val="18"/>
            <w:rPrChange w:id="1262" w:author="Moustafa Banbouk" w:date="2018-03-25T22:16:00Z">
              <w:rPr>
                <w:rFonts w:ascii="Segoe UI" w:eastAsia="Times New Roman" w:hAnsi="Segoe UI" w:cs="Segoe UI"/>
                <w:color w:val="24292E"/>
                <w:sz w:val="24"/>
                <w:szCs w:val="24"/>
              </w:rPr>
            </w:rPrChange>
          </w:rPr>
          <w:t>: List of Explained Variance Scores performance metrics for all timeslots</w:t>
        </w:r>
      </w:ins>
    </w:p>
    <w:p w:rsidR="00AF7F61" w:rsidRDefault="00AF7F61">
      <w:pPr>
        <w:spacing w:after="0" w:line="240" w:lineRule="auto"/>
        <w:rPr>
          <w:ins w:id="1263" w:author="Moustafa Banbouk" w:date="2018-03-25T22:20:00Z"/>
          <w:rFonts w:ascii="Courier New" w:eastAsia="Times New Roman" w:hAnsi="Courier New" w:cs="Courier New"/>
          <w:color w:val="24292E"/>
          <w:sz w:val="18"/>
          <w:szCs w:val="18"/>
        </w:rPr>
        <w:pPrChange w:id="1264" w:author="Moustafa Banbouk" w:date="2018-03-25T22:20:00Z">
          <w:pPr>
            <w:pStyle w:val="ListParagraph"/>
            <w:numPr>
              <w:numId w:val="23"/>
            </w:numPr>
            <w:spacing w:before="60" w:after="100" w:afterAutospacing="1" w:line="240" w:lineRule="auto"/>
            <w:ind w:hanging="360"/>
          </w:pPr>
        </w:pPrChange>
      </w:pPr>
    </w:p>
    <w:p w:rsidR="00AF7F61" w:rsidRPr="00AF7F61" w:rsidRDefault="00AF7F61">
      <w:pPr>
        <w:spacing w:after="240" w:line="240" w:lineRule="auto"/>
        <w:rPr>
          <w:ins w:id="1265" w:author="Moustafa Banbouk" w:date="2018-03-25T22:06:00Z"/>
          <w:rFonts w:ascii="Segoe UI" w:eastAsia="Times New Roman" w:hAnsi="Segoe UI" w:cs="Segoe UI"/>
          <w:color w:val="24292E"/>
          <w:sz w:val="24"/>
          <w:szCs w:val="24"/>
          <w:rPrChange w:id="1266" w:author="Moustafa Banbouk" w:date="2018-03-25T22:21:00Z">
            <w:rPr>
              <w:ins w:id="1267" w:author="Moustafa Banbouk" w:date="2018-03-25T22:06:00Z"/>
            </w:rPr>
          </w:rPrChange>
        </w:rPr>
        <w:pPrChange w:id="1268" w:author="Moustafa Banbouk" w:date="2018-03-25T22:21:00Z">
          <w:pPr>
            <w:pStyle w:val="ListParagraph"/>
            <w:numPr>
              <w:numId w:val="23"/>
            </w:numPr>
            <w:spacing w:before="60" w:after="100" w:afterAutospacing="1" w:line="240" w:lineRule="auto"/>
            <w:ind w:hanging="360"/>
          </w:pPr>
        </w:pPrChange>
      </w:pPr>
      <w:ins w:id="1269" w:author="Moustafa Banbouk" w:date="2018-03-25T22:20:00Z">
        <w:r w:rsidRPr="00AF7F61">
          <w:rPr>
            <w:rFonts w:ascii="Segoe UI" w:eastAsia="Times New Roman" w:hAnsi="Segoe UI" w:cs="Segoe UI"/>
            <w:color w:val="24292E"/>
            <w:sz w:val="24"/>
            <w:szCs w:val="24"/>
            <w:rPrChange w:id="1270" w:author="Moustafa Banbouk" w:date="2018-03-25T22:21:00Z">
              <w:rPr>
                <w:rFonts w:ascii="Courier New" w:eastAsia="Times New Roman" w:hAnsi="Courier New" w:cs="Courier New"/>
                <w:color w:val="24292E"/>
                <w:sz w:val="18"/>
                <w:szCs w:val="18"/>
              </w:rPr>
            </w:rPrChange>
          </w:rPr>
          <w:t xml:space="preserve">It should be noted that there </w:t>
        </w:r>
      </w:ins>
      <w:ins w:id="1271" w:author="Moustafa Banbouk" w:date="2018-03-25T22:22:00Z">
        <w:r>
          <w:rPr>
            <w:rFonts w:ascii="Segoe UI" w:eastAsia="Times New Roman" w:hAnsi="Segoe UI" w:cs="Segoe UI"/>
            <w:color w:val="24292E"/>
            <w:sz w:val="24"/>
            <w:szCs w:val="24"/>
          </w:rPr>
          <w:t>were</w:t>
        </w:r>
      </w:ins>
      <w:ins w:id="1272" w:author="Moustafa Banbouk" w:date="2018-03-25T22:20:00Z">
        <w:r w:rsidRPr="00AF7F61">
          <w:rPr>
            <w:rFonts w:ascii="Segoe UI" w:eastAsia="Times New Roman" w:hAnsi="Segoe UI" w:cs="Segoe UI"/>
            <w:color w:val="24292E"/>
            <w:sz w:val="24"/>
            <w:szCs w:val="24"/>
            <w:rPrChange w:id="1273" w:author="Moustafa Banbouk" w:date="2018-03-25T22:21:00Z">
              <w:rPr>
                <w:rFonts w:ascii="Courier New" w:eastAsia="Times New Roman" w:hAnsi="Courier New" w:cs="Courier New"/>
                <w:color w:val="24292E"/>
                <w:sz w:val="18"/>
                <w:szCs w:val="18"/>
              </w:rPr>
            </w:rPrChange>
          </w:rPr>
          <w:t xml:space="preserve"> no complications in </w:t>
        </w:r>
      </w:ins>
      <w:ins w:id="1274" w:author="Moustafa Banbouk" w:date="2018-03-25T22:21:00Z">
        <w:r w:rsidRPr="00AF7F61">
          <w:rPr>
            <w:rFonts w:ascii="Segoe UI" w:eastAsia="Times New Roman" w:hAnsi="Segoe UI" w:cs="Segoe UI"/>
            <w:color w:val="24292E"/>
            <w:sz w:val="24"/>
            <w:szCs w:val="24"/>
            <w:rPrChange w:id="1275" w:author="Moustafa Banbouk" w:date="2018-03-25T22:21:00Z">
              <w:rPr>
                <w:rFonts w:ascii="Courier New" w:eastAsia="Times New Roman" w:hAnsi="Courier New" w:cs="Courier New"/>
                <w:color w:val="24292E"/>
                <w:sz w:val="18"/>
                <w:szCs w:val="18"/>
              </w:rPr>
            </w:rPrChange>
          </w:rPr>
          <w:t>implementing the regression algorithm.</w:t>
        </w:r>
      </w:ins>
      <w:ins w:id="1276" w:author="Moustafa Banbouk" w:date="2018-03-25T22:22:00Z">
        <w:r>
          <w:rPr>
            <w:rFonts w:ascii="Segoe UI" w:eastAsia="Times New Roman" w:hAnsi="Segoe UI" w:cs="Segoe UI"/>
            <w:color w:val="24292E"/>
            <w:sz w:val="24"/>
            <w:szCs w:val="24"/>
          </w:rPr>
          <w:t xml:space="preserve"> The only difficulty I faced was related to learning how to programmatically add new columns and rows.</w:t>
        </w:r>
      </w:ins>
    </w:p>
    <w:p w:rsidR="0081171E" w:rsidRPr="0081171E" w:rsidRDefault="0081171E" w:rsidP="0081171E">
      <w:pPr>
        <w:spacing w:before="360" w:after="240" w:line="240" w:lineRule="auto"/>
        <w:outlineLvl w:val="2"/>
        <w:rPr>
          <w:rFonts w:ascii="Segoe UI" w:eastAsia="Times New Roman" w:hAnsi="Segoe UI" w:cs="Segoe UI"/>
          <w:b/>
          <w:bCs/>
          <w:color w:val="24292E"/>
          <w:sz w:val="30"/>
          <w:szCs w:val="30"/>
        </w:rPr>
      </w:pPr>
      <w:r w:rsidRPr="0081171E">
        <w:rPr>
          <w:rFonts w:ascii="Segoe UI" w:eastAsia="Times New Roman" w:hAnsi="Segoe UI" w:cs="Segoe UI"/>
          <w:b/>
          <w:bCs/>
          <w:color w:val="24292E"/>
          <w:sz w:val="30"/>
          <w:szCs w:val="30"/>
        </w:rPr>
        <w:lastRenderedPageBreak/>
        <w:t>Refinement</w:t>
      </w:r>
    </w:p>
    <w:p w:rsidR="0081171E" w:rsidRPr="00AF7F61" w:rsidDel="000842C6" w:rsidRDefault="0081171E" w:rsidP="0081171E">
      <w:pPr>
        <w:spacing w:after="240" w:line="240" w:lineRule="auto"/>
        <w:rPr>
          <w:del w:id="1277" w:author="Moustafa Banbouk" w:date="2018-04-01T22:16:00Z"/>
          <w:rFonts w:ascii="Segoe UI" w:eastAsia="Times New Roman" w:hAnsi="Segoe UI" w:cs="Segoe UI"/>
          <w:color w:val="24292E"/>
          <w:sz w:val="24"/>
          <w:szCs w:val="24"/>
          <w:highlight w:val="yellow"/>
          <w:rPrChange w:id="1278" w:author="Moustafa Banbouk" w:date="2018-03-25T22:23:00Z">
            <w:rPr>
              <w:del w:id="1279" w:author="Moustafa Banbouk" w:date="2018-04-01T22:16:00Z"/>
              <w:rFonts w:ascii="Segoe UI" w:eastAsia="Times New Roman" w:hAnsi="Segoe UI" w:cs="Segoe UI"/>
              <w:color w:val="24292E"/>
              <w:sz w:val="24"/>
              <w:szCs w:val="24"/>
            </w:rPr>
          </w:rPrChange>
        </w:rPr>
      </w:pPr>
      <w:del w:id="1280" w:author="Moustafa Banbouk" w:date="2018-04-01T22:16:00Z">
        <w:r w:rsidRPr="00AF7F61" w:rsidDel="000842C6">
          <w:rPr>
            <w:rFonts w:ascii="Segoe UI" w:eastAsia="Times New Roman" w:hAnsi="Segoe UI" w:cs="Segoe UI"/>
            <w:color w:val="24292E"/>
            <w:sz w:val="24"/>
            <w:szCs w:val="24"/>
            <w:highlight w:val="yellow"/>
            <w:rPrChange w:id="1281" w:author="Moustafa Banbouk" w:date="2018-03-25T22:23:00Z">
              <w:rPr>
                <w:rFonts w:ascii="Segoe UI" w:eastAsia="Times New Roman" w:hAnsi="Segoe UI" w:cs="Segoe UI"/>
                <w:color w:val="24292E"/>
                <w:sz w:val="24"/>
                <w:szCs w:val="24"/>
              </w:rPr>
            </w:rPrChange>
          </w:rPr>
          <w:delText>In this section, you will need to discuss the process of improvement you made upon the algorithms and techniques you used in your implementation. For example, adjusting parameters for certain models to acquire improved solutions would fall under the refinement category. Your initial and final solutions should be reported, as well as any significant intermediate results as necessary. Questions to ask yourself when writing this section:</w:delText>
        </w:r>
      </w:del>
    </w:p>
    <w:p w:rsidR="0081171E" w:rsidRPr="00AF7F61" w:rsidDel="000842C6" w:rsidRDefault="0081171E" w:rsidP="0081171E">
      <w:pPr>
        <w:numPr>
          <w:ilvl w:val="0"/>
          <w:numId w:val="10"/>
        </w:numPr>
        <w:spacing w:before="100" w:beforeAutospacing="1" w:after="100" w:afterAutospacing="1" w:line="240" w:lineRule="auto"/>
        <w:rPr>
          <w:del w:id="1282" w:author="Moustafa Banbouk" w:date="2018-04-01T22:16:00Z"/>
          <w:rFonts w:ascii="Segoe UI" w:eastAsia="Times New Roman" w:hAnsi="Segoe UI" w:cs="Segoe UI"/>
          <w:color w:val="24292E"/>
          <w:sz w:val="24"/>
          <w:szCs w:val="24"/>
          <w:highlight w:val="yellow"/>
          <w:rPrChange w:id="1283" w:author="Moustafa Banbouk" w:date="2018-03-25T22:23:00Z">
            <w:rPr>
              <w:del w:id="1284" w:author="Moustafa Banbouk" w:date="2018-04-01T22:16:00Z"/>
              <w:rFonts w:ascii="Segoe UI" w:eastAsia="Times New Roman" w:hAnsi="Segoe UI" w:cs="Segoe UI"/>
              <w:color w:val="24292E"/>
              <w:sz w:val="24"/>
              <w:szCs w:val="24"/>
            </w:rPr>
          </w:rPrChange>
        </w:rPr>
      </w:pPr>
      <w:del w:id="1285" w:author="Moustafa Banbouk" w:date="2018-04-01T22:16:00Z">
        <w:r w:rsidRPr="00AF7F61" w:rsidDel="000842C6">
          <w:rPr>
            <w:rFonts w:ascii="Segoe UI" w:eastAsia="Times New Roman" w:hAnsi="Segoe UI" w:cs="Segoe UI"/>
            <w:i/>
            <w:iCs/>
            <w:color w:val="24292E"/>
            <w:sz w:val="24"/>
            <w:szCs w:val="24"/>
            <w:highlight w:val="yellow"/>
            <w:rPrChange w:id="1286" w:author="Moustafa Banbouk" w:date="2018-03-25T22:23:00Z">
              <w:rPr>
                <w:rFonts w:ascii="Segoe UI" w:eastAsia="Times New Roman" w:hAnsi="Segoe UI" w:cs="Segoe UI"/>
                <w:i/>
                <w:iCs/>
                <w:color w:val="24292E"/>
                <w:sz w:val="24"/>
                <w:szCs w:val="24"/>
              </w:rPr>
            </w:rPrChange>
          </w:rPr>
          <w:delText>Has an initial solution been found and clearly reported?</w:delText>
        </w:r>
      </w:del>
    </w:p>
    <w:p w:rsidR="0081171E" w:rsidRPr="00AF7F61" w:rsidDel="000842C6" w:rsidRDefault="0081171E" w:rsidP="0081171E">
      <w:pPr>
        <w:numPr>
          <w:ilvl w:val="0"/>
          <w:numId w:val="10"/>
        </w:numPr>
        <w:spacing w:before="60" w:after="100" w:afterAutospacing="1" w:line="240" w:lineRule="auto"/>
        <w:rPr>
          <w:del w:id="1287" w:author="Moustafa Banbouk" w:date="2018-04-01T22:16:00Z"/>
          <w:rFonts w:ascii="Segoe UI" w:eastAsia="Times New Roman" w:hAnsi="Segoe UI" w:cs="Segoe UI"/>
          <w:color w:val="24292E"/>
          <w:sz w:val="24"/>
          <w:szCs w:val="24"/>
          <w:highlight w:val="yellow"/>
          <w:rPrChange w:id="1288" w:author="Moustafa Banbouk" w:date="2018-03-25T22:23:00Z">
            <w:rPr>
              <w:del w:id="1289" w:author="Moustafa Banbouk" w:date="2018-04-01T22:16:00Z"/>
              <w:rFonts w:ascii="Segoe UI" w:eastAsia="Times New Roman" w:hAnsi="Segoe UI" w:cs="Segoe UI"/>
              <w:color w:val="24292E"/>
              <w:sz w:val="24"/>
              <w:szCs w:val="24"/>
            </w:rPr>
          </w:rPrChange>
        </w:rPr>
      </w:pPr>
      <w:del w:id="1290" w:author="Moustafa Banbouk" w:date="2018-04-01T22:16:00Z">
        <w:r w:rsidRPr="00AF7F61" w:rsidDel="000842C6">
          <w:rPr>
            <w:rFonts w:ascii="Segoe UI" w:eastAsia="Times New Roman" w:hAnsi="Segoe UI" w:cs="Segoe UI"/>
            <w:i/>
            <w:iCs/>
            <w:color w:val="24292E"/>
            <w:sz w:val="24"/>
            <w:szCs w:val="24"/>
            <w:highlight w:val="yellow"/>
            <w:rPrChange w:id="1291" w:author="Moustafa Banbouk" w:date="2018-03-25T22:23:00Z">
              <w:rPr>
                <w:rFonts w:ascii="Segoe UI" w:eastAsia="Times New Roman" w:hAnsi="Segoe UI" w:cs="Segoe UI"/>
                <w:i/>
                <w:iCs/>
                <w:color w:val="24292E"/>
                <w:sz w:val="24"/>
                <w:szCs w:val="24"/>
              </w:rPr>
            </w:rPrChange>
          </w:rPr>
          <w:delText>Is the process of improvement clearly documented, such as what techniques were used?</w:delText>
        </w:r>
      </w:del>
    </w:p>
    <w:p w:rsidR="00AF7F61" w:rsidRDefault="0081171E">
      <w:pPr>
        <w:spacing w:before="60" w:after="100" w:afterAutospacing="1" w:line="240" w:lineRule="auto"/>
        <w:rPr>
          <w:ins w:id="1292" w:author="Moustafa Banbouk" w:date="2018-03-25T22:29:00Z"/>
          <w:rFonts w:ascii="Segoe UI" w:eastAsia="Times New Roman" w:hAnsi="Segoe UI" w:cs="Segoe UI"/>
          <w:color w:val="24292E"/>
          <w:sz w:val="24"/>
          <w:szCs w:val="24"/>
        </w:rPr>
        <w:pPrChange w:id="1293" w:author="Moustafa Banbouk" w:date="2018-03-25T22:23:00Z">
          <w:pPr>
            <w:numPr>
              <w:numId w:val="10"/>
            </w:numPr>
            <w:tabs>
              <w:tab w:val="num" w:pos="720"/>
            </w:tabs>
            <w:spacing w:before="60" w:after="100" w:afterAutospacing="1" w:line="240" w:lineRule="auto"/>
            <w:ind w:left="720" w:hanging="360"/>
          </w:pPr>
        </w:pPrChange>
      </w:pPr>
      <w:del w:id="1294" w:author="Moustafa Banbouk" w:date="2018-04-01T22:16:00Z">
        <w:r w:rsidRPr="00AF7F61" w:rsidDel="000842C6">
          <w:rPr>
            <w:rFonts w:ascii="Segoe UI" w:eastAsia="Times New Roman" w:hAnsi="Segoe UI" w:cs="Segoe UI"/>
            <w:i/>
            <w:iCs/>
            <w:color w:val="24292E"/>
            <w:sz w:val="24"/>
            <w:szCs w:val="24"/>
            <w:highlight w:val="yellow"/>
            <w:rPrChange w:id="1295" w:author="Moustafa Banbouk" w:date="2018-03-25T22:23:00Z">
              <w:rPr>
                <w:rFonts w:ascii="Segoe UI" w:eastAsia="Times New Roman" w:hAnsi="Segoe UI" w:cs="Segoe UI"/>
                <w:i/>
                <w:iCs/>
                <w:color w:val="24292E"/>
                <w:sz w:val="24"/>
                <w:szCs w:val="24"/>
              </w:rPr>
            </w:rPrChange>
          </w:rPr>
          <w:delText>Are intermediate and final solutions clearly reported as the process is improved?</w:delText>
        </w:r>
      </w:del>
      <w:ins w:id="1296" w:author="Moustafa Banbouk" w:date="2018-03-25T22:29:00Z">
        <w:r w:rsidR="00EE2D78">
          <w:rPr>
            <w:rFonts w:ascii="Segoe UI" w:eastAsia="Times New Roman" w:hAnsi="Segoe UI" w:cs="Segoe UI"/>
            <w:color w:val="24292E"/>
            <w:sz w:val="24"/>
            <w:szCs w:val="24"/>
          </w:rPr>
          <w:t xml:space="preserve">After running prediction modeling using the 6 pre-selected ML algorithms, we </w:t>
        </w:r>
      </w:ins>
      <w:ins w:id="1297" w:author="Moustafa Banbouk" w:date="2018-05-12T13:14:00Z">
        <w:r w:rsidR="00073F08">
          <w:rPr>
            <w:rFonts w:ascii="Segoe UI" w:eastAsia="Times New Roman" w:hAnsi="Segoe UI" w:cs="Segoe UI"/>
            <w:color w:val="24292E"/>
            <w:sz w:val="24"/>
            <w:szCs w:val="24"/>
          </w:rPr>
          <w:t>compared all the obtained results and provided the output through the below table</w:t>
        </w:r>
      </w:ins>
      <w:ins w:id="1298" w:author="Moustafa Banbouk" w:date="2018-05-12T13:15:00Z">
        <w:r w:rsidR="00073F08">
          <w:rPr>
            <w:rFonts w:ascii="Segoe UI" w:eastAsia="Times New Roman" w:hAnsi="Segoe UI" w:cs="Segoe UI"/>
            <w:color w:val="24292E"/>
            <w:sz w:val="24"/>
            <w:szCs w:val="24"/>
          </w:rPr>
          <w:t xml:space="preserve"> showing the avera</w:t>
        </w:r>
      </w:ins>
      <w:ins w:id="1299" w:author="Moustafa Banbouk" w:date="2018-05-12T13:16:00Z">
        <w:r w:rsidR="00073F08">
          <w:rPr>
            <w:rFonts w:ascii="Segoe UI" w:eastAsia="Times New Roman" w:hAnsi="Segoe UI" w:cs="Segoe UI"/>
            <w:color w:val="24292E"/>
            <w:sz w:val="24"/>
            <w:szCs w:val="24"/>
          </w:rPr>
          <w:t>ge MSE of various prediction series</w:t>
        </w:r>
      </w:ins>
      <w:ins w:id="1300" w:author="Moustafa Banbouk" w:date="2018-05-12T13:14:00Z">
        <w:r w:rsidR="00073F08">
          <w:rPr>
            <w:rFonts w:ascii="Segoe UI" w:eastAsia="Times New Roman" w:hAnsi="Segoe UI" w:cs="Segoe UI"/>
            <w:color w:val="24292E"/>
            <w:sz w:val="24"/>
            <w:szCs w:val="24"/>
          </w:rPr>
          <w:t xml:space="preserve"> </w:t>
        </w:r>
      </w:ins>
      <w:ins w:id="1301" w:author="Moustafa Banbouk" w:date="2018-03-25T22:38:00Z">
        <w:r w:rsidR="00254771">
          <w:rPr>
            <w:rFonts w:ascii="Segoe UI" w:eastAsia="Times New Roman" w:hAnsi="Segoe UI" w:cs="Segoe UI"/>
            <w:color w:val="24292E"/>
            <w:sz w:val="24"/>
            <w:szCs w:val="24"/>
          </w:rPr>
          <w:t xml:space="preserve">(PS. We are performing prediction </w:t>
        </w:r>
        <w:proofErr w:type="gramStart"/>
        <w:r w:rsidR="00254771">
          <w:rPr>
            <w:rFonts w:ascii="Segoe UI" w:eastAsia="Times New Roman" w:hAnsi="Segoe UI" w:cs="Segoe UI"/>
            <w:color w:val="24292E"/>
            <w:sz w:val="24"/>
            <w:szCs w:val="24"/>
          </w:rPr>
          <w:t>every one</w:t>
        </w:r>
        <w:proofErr w:type="gramEnd"/>
        <w:r w:rsidR="00254771">
          <w:rPr>
            <w:rFonts w:ascii="Segoe UI" w:eastAsia="Times New Roman" w:hAnsi="Segoe UI" w:cs="Segoe UI"/>
            <w:color w:val="24292E"/>
            <w:sz w:val="24"/>
            <w:szCs w:val="24"/>
          </w:rPr>
          <w:t xml:space="preserve"> week from the provided test)</w:t>
        </w:r>
      </w:ins>
    </w:p>
    <w:tbl>
      <w:tblPr>
        <w:tblW w:w="8731" w:type="dxa"/>
        <w:tblInd w:w="-5" w:type="dxa"/>
        <w:tblLook w:val="04A0" w:firstRow="1" w:lastRow="0" w:firstColumn="1" w:lastColumn="0" w:noHBand="0" w:noVBand="1"/>
        <w:tblPrChange w:id="1302" w:author="Moustafa Banbouk" w:date="2018-05-12T12:47:00Z">
          <w:tblPr>
            <w:tblW w:w="8731" w:type="dxa"/>
            <w:tblInd w:w="-5" w:type="dxa"/>
            <w:tblLook w:val="04A0" w:firstRow="1" w:lastRow="0" w:firstColumn="1" w:lastColumn="0" w:noHBand="0" w:noVBand="1"/>
          </w:tblPr>
        </w:tblPrChange>
      </w:tblPr>
      <w:tblGrid>
        <w:gridCol w:w="450"/>
        <w:gridCol w:w="2063"/>
        <w:gridCol w:w="1960"/>
        <w:gridCol w:w="2080"/>
        <w:gridCol w:w="2178"/>
        <w:tblGridChange w:id="1303">
          <w:tblGrid>
            <w:gridCol w:w="540"/>
            <w:gridCol w:w="1973"/>
            <w:gridCol w:w="1960"/>
            <w:gridCol w:w="2080"/>
            <w:gridCol w:w="2178"/>
          </w:tblGrid>
        </w:tblGridChange>
      </w:tblGrid>
      <w:tr w:rsidR="00BD3DFB" w:rsidRPr="00BD3DFB" w:rsidTr="00BD3DFB">
        <w:trPr>
          <w:trHeight w:val="710"/>
          <w:ins w:id="1304" w:author="Moustafa Banbouk" w:date="2018-05-12T12:46:00Z"/>
          <w:trPrChange w:id="1305" w:author="Moustafa Banbouk" w:date="2018-05-12T12:47:00Z">
            <w:trPr>
              <w:trHeight w:val="710"/>
            </w:trPr>
          </w:trPrChange>
        </w:trPr>
        <w:tc>
          <w:tcPr>
            <w:tcW w:w="450"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306" w:author="Moustafa Banbouk" w:date="2018-05-12T12:47:00Z">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rsidR="00BD3DFB" w:rsidRPr="00BD3DFB" w:rsidRDefault="00BD3DFB" w:rsidP="00BD3DFB">
            <w:pPr>
              <w:spacing w:after="0" w:line="240" w:lineRule="auto"/>
              <w:rPr>
                <w:ins w:id="1307" w:author="Moustafa Banbouk" w:date="2018-05-12T12:46:00Z"/>
                <w:rFonts w:ascii="Calibri" w:eastAsia="Times New Roman" w:hAnsi="Calibri" w:cs="Calibri"/>
                <w:b/>
                <w:bCs/>
                <w:color w:val="000000"/>
              </w:rPr>
            </w:pPr>
            <w:ins w:id="1308" w:author="Moustafa Banbouk" w:date="2018-05-12T12:46:00Z">
              <w:r w:rsidRPr="00BD3DFB">
                <w:rPr>
                  <w:rFonts w:ascii="Calibri" w:eastAsia="Times New Roman" w:hAnsi="Calibri" w:cs="Calibri"/>
                  <w:b/>
                  <w:bCs/>
                  <w:color w:val="000000"/>
                </w:rPr>
                <w:t>ID</w:t>
              </w:r>
            </w:ins>
          </w:p>
        </w:tc>
        <w:tc>
          <w:tcPr>
            <w:tcW w:w="2063" w:type="dxa"/>
            <w:tcBorders>
              <w:top w:val="single" w:sz="4" w:space="0" w:color="auto"/>
              <w:left w:val="nil"/>
              <w:bottom w:val="single" w:sz="4" w:space="0" w:color="auto"/>
              <w:right w:val="single" w:sz="4" w:space="0" w:color="auto"/>
            </w:tcBorders>
            <w:shd w:val="clear" w:color="auto" w:fill="auto"/>
            <w:vAlign w:val="center"/>
            <w:hideMark/>
            <w:tcPrChange w:id="1309" w:author="Moustafa Banbouk" w:date="2018-05-12T12:47:00Z">
              <w:tcPr>
                <w:tcW w:w="1973" w:type="dxa"/>
                <w:tcBorders>
                  <w:top w:val="single" w:sz="4" w:space="0" w:color="auto"/>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rPr>
                <w:ins w:id="1310" w:author="Moustafa Banbouk" w:date="2018-05-12T12:46:00Z"/>
                <w:rFonts w:ascii="Segoe UI" w:eastAsia="Times New Roman" w:hAnsi="Segoe UI" w:cs="Segoe UI"/>
                <w:b/>
                <w:bCs/>
                <w:color w:val="24292E"/>
                <w:sz w:val="24"/>
                <w:szCs w:val="24"/>
              </w:rPr>
            </w:pPr>
            <w:ins w:id="1311" w:author="Moustafa Banbouk" w:date="2018-05-12T12:46:00Z">
              <w:r w:rsidRPr="00BD3DFB">
                <w:rPr>
                  <w:rFonts w:ascii="Segoe UI" w:eastAsia="Times New Roman" w:hAnsi="Segoe UI" w:cs="Segoe UI"/>
                  <w:b/>
                  <w:bCs/>
                  <w:color w:val="24292E"/>
                  <w:sz w:val="24"/>
                  <w:szCs w:val="24"/>
                </w:rPr>
                <w:t>Model</w:t>
              </w:r>
            </w:ins>
          </w:p>
        </w:tc>
        <w:tc>
          <w:tcPr>
            <w:tcW w:w="1960" w:type="dxa"/>
            <w:tcBorders>
              <w:top w:val="single" w:sz="4" w:space="0" w:color="auto"/>
              <w:left w:val="nil"/>
              <w:bottom w:val="single" w:sz="4" w:space="0" w:color="auto"/>
              <w:right w:val="single" w:sz="4" w:space="0" w:color="auto"/>
            </w:tcBorders>
            <w:shd w:val="clear" w:color="auto" w:fill="auto"/>
            <w:vAlign w:val="center"/>
            <w:hideMark/>
            <w:tcPrChange w:id="1312" w:author="Moustafa Banbouk" w:date="2018-05-12T12:47:00Z">
              <w:tcPr>
                <w:tcW w:w="1960" w:type="dxa"/>
                <w:tcBorders>
                  <w:top w:val="single" w:sz="4" w:space="0" w:color="auto"/>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rPr>
                <w:ins w:id="1313" w:author="Moustafa Banbouk" w:date="2018-05-12T12:46:00Z"/>
                <w:rFonts w:ascii="Segoe UI" w:eastAsia="Times New Roman" w:hAnsi="Segoe UI" w:cs="Segoe UI"/>
                <w:b/>
                <w:bCs/>
                <w:color w:val="24292E"/>
                <w:sz w:val="24"/>
                <w:szCs w:val="24"/>
              </w:rPr>
            </w:pPr>
            <w:ins w:id="1314" w:author="Moustafa Banbouk" w:date="2018-05-12T12:46:00Z">
              <w:r w:rsidRPr="00BD3DFB">
                <w:rPr>
                  <w:rFonts w:ascii="Segoe UI" w:eastAsia="Times New Roman" w:hAnsi="Segoe UI" w:cs="Segoe UI"/>
                  <w:b/>
                  <w:bCs/>
                  <w:color w:val="24292E"/>
                  <w:sz w:val="24"/>
                  <w:szCs w:val="24"/>
                </w:rPr>
                <w:t>Parameters</w:t>
              </w:r>
            </w:ins>
          </w:p>
        </w:tc>
        <w:tc>
          <w:tcPr>
            <w:tcW w:w="2080" w:type="dxa"/>
            <w:tcBorders>
              <w:top w:val="single" w:sz="4" w:space="0" w:color="auto"/>
              <w:left w:val="nil"/>
              <w:bottom w:val="single" w:sz="4" w:space="0" w:color="auto"/>
              <w:right w:val="single" w:sz="4" w:space="0" w:color="auto"/>
            </w:tcBorders>
            <w:shd w:val="clear" w:color="auto" w:fill="auto"/>
            <w:vAlign w:val="center"/>
            <w:hideMark/>
            <w:tcPrChange w:id="1315" w:author="Moustafa Banbouk" w:date="2018-05-12T12:47:00Z">
              <w:tcPr>
                <w:tcW w:w="2080" w:type="dxa"/>
                <w:tcBorders>
                  <w:top w:val="single" w:sz="4" w:space="0" w:color="auto"/>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rPr>
                <w:ins w:id="1316" w:author="Moustafa Banbouk" w:date="2018-05-12T12:46:00Z"/>
                <w:rFonts w:ascii="Segoe UI" w:eastAsia="Times New Roman" w:hAnsi="Segoe UI" w:cs="Segoe UI"/>
                <w:b/>
                <w:bCs/>
                <w:color w:val="24292E"/>
                <w:sz w:val="24"/>
                <w:szCs w:val="24"/>
              </w:rPr>
            </w:pPr>
            <w:ins w:id="1317" w:author="Moustafa Banbouk" w:date="2018-05-12T12:46:00Z">
              <w:r w:rsidRPr="00BD3DFB">
                <w:rPr>
                  <w:rFonts w:ascii="Segoe UI" w:eastAsia="Times New Roman" w:hAnsi="Segoe UI" w:cs="Segoe UI"/>
                  <w:b/>
                  <w:bCs/>
                  <w:color w:val="24292E"/>
                  <w:sz w:val="24"/>
                  <w:szCs w:val="24"/>
                </w:rPr>
                <w:t>Avg. MSE</w:t>
              </w:r>
            </w:ins>
          </w:p>
        </w:tc>
        <w:tc>
          <w:tcPr>
            <w:tcW w:w="2178" w:type="dxa"/>
            <w:tcBorders>
              <w:top w:val="single" w:sz="4" w:space="0" w:color="auto"/>
              <w:left w:val="nil"/>
              <w:bottom w:val="single" w:sz="4" w:space="0" w:color="auto"/>
              <w:right w:val="single" w:sz="4" w:space="0" w:color="auto"/>
            </w:tcBorders>
            <w:shd w:val="clear" w:color="auto" w:fill="auto"/>
            <w:vAlign w:val="center"/>
            <w:hideMark/>
            <w:tcPrChange w:id="1318" w:author="Moustafa Banbouk" w:date="2018-05-12T12:47:00Z">
              <w:tcPr>
                <w:tcW w:w="2178" w:type="dxa"/>
                <w:tcBorders>
                  <w:top w:val="single" w:sz="4" w:space="0" w:color="auto"/>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rPr>
                <w:ins w:id="1319" w:author="Moustafa Banbouk" w:date="2018-05-12T12:46:00Z"/>
                <w:rFonts w:ascii="Segoe UI" w:eastAsia="Times New Roman" w:hAnsi="Segoe UI" w:cs="Segoe UI"/>
                <w:b/>
                <w:bCs/>
                <w:color w:val="24292E"/>
                <w:sz w:val="24"/>
                <w:szCs w:val="24"/>
              </w:rPr>
            </w:pPr>
            <w:ins w:id="1320" w:author="Moustafa Banbouk" w:date="2018-05-12T12:46:00Z">
              <w:r w:rsidRPr="00BD3DFB">
                <w:rPr>
                  <w:rFonts w:ascii="Segoe UI" w:eastAsia="Times New Roman" w:hAnsi="Segoe UI" w:cs="Segoe UI"/>
                  <w:b/>
                  <w:bCs/>
                  <w:color w:val="24292E"/>
                  <w:sz w:val="24"/>
                  <w:szCs w:val="24"/>
                </w:rPr>
                <w:t>Avg. EXP_VAR_SCORE</w:t>
              </w:r>
            </w:ins>
          </w:p>
        </w:tc>
      </w:tr>
      <w:tr w:rsidR="00BD3DFB" w:rsidRPr="00BD3DFB" w:rsidTr="00BD3DFB">
        <w:trPr>
          <w:trHeight w:val="710"/>
          <w:ins w:id="1321" w:author="Moustafa Banbouk" w:date="2018-05-12T12:46:00Z"/>
          <w:trPrChange w:id="1322" w:author="Moustafa Banbouk" w:date="2018-05-12T12:47:00Z">
            <w:trPr>
              <w:trHeight w:val="710"/>
            </w:trPr>
          </w:trPrChange>
        </w:trPr>
        <w:tc>
          <w:tcPr>
            <w:tcW w:w="450" w:type="dxa"/>
            <w:tcBorders>
              <w:top w:val="nil"/>
              <w:left w:val="single" w:sz="4" w:space="0" w:color="auto"/>
              <w:bottom w:val="single" w:sz="4" w:space="0" w:color="auto"/>
              <w:right w:val="single" w:sz="4" w:space="0" w:color="auto"/>
            </w:tcBorders>
            <w:shd w:val="clear" w:color="auto" w:fill="auto"/>
            <w:noWrap/>
            <w:vAlign w:val="bottom"/>
            <w:hideMark/>
            <w:tcPrChange w:id="1323" w:author="Moustafa Banbouk" w:date="2018-05-12T12:47:00Z">
              <w:tcPr>
                <w:tcW w:w="54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BD3DFB" w:rsidRPr="00BD3DFB" w:rsidRDefault="00BD3DFB" w:rsidP="00BD3DFB">
            <w:pPr>
              <w:spacing w:after="0" w:line="240" w:lineRule="auto"/>
              <w:jc w:val="right"/>
              <w:rPr>
                <w:ins w:id="1324" w:author="Moustafa Banbouk" w:date="2018-05-12T12:46:00Z"/>
                <w:rFonts w:ascii="Calibri" w:eastAsia="Times New Roman" w:hAnsi="Calibri" w:cs="Calibri"/>
                <w:color w:val="000000"/>
              </w:rPr>
            </w:pPr>
            <w:ins w:id="1325" w:author="Moustafa Banbouk" w:date="2018-05-12T12:46:00Z">
              <w:r w:rsidRPr="00BD3DFB">
                <w:rPr>
                  <w:rFonts w:ascii="Calibri" w:eastAsia="Times New Roman" w:hAnsi="Calibri" w:cs="Calibri"/>
                  <w:color w:val="000000"/>
                </w:rPr>
                <w:t>1</w:t>
              </w:r>
            </w:ins>
          </w:p>
        </w:tc>
        <w:tc>
          <w:tcPr>
            <w:tcW w:w="2063" w:type="dxa"/>
            <w:tcBorders>
              <w:top w:val="nil"/>
              <w:left w:val="nil"/>
              <w:bottom w:val="single" w:sz="4" w:space="0" w:color="auto"/>
              <w:right w:val="single" w:sz="4" w:space="0" w:color="auto"/>
            </w:tcBorders>
            <w:shd w:val="clear" w:color="auto" w:fill="auto"/>
            <w:vAlign w:val="center"/>
            <w:hideMark/>
            <w:tcPrChange w:id="1326" w:author="Moustafa Banbouk" w:date="2018-05-12T12:47:00Z">
              <w:tcPr>
                <w:tcW w:w="1973" w:type="dxa"/>
                <w:tcBorders>
                  <w:top w:val="nil"/>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rPr>
                <w:ins w:id="1327" w:author="Moustafa Banbouk" w:date="2018-05-12T12:46:00Z"/>
                <w:rFonts w:ascii="Segoe UI" w:eastAsia="Times New Roman" w:hAnsi="Segoe UI" w:cs="Segoe UI"/>
                <w:color w:val="24292E"/>
                <w:sz w:val="24"/>
                <w:szCs w:val="24"/>
              </w:rPr>
            </w:pPr>
            <w:ins w:id="1328" w:author="Moustafa Banbouk" w:date="2018-05-12T12:46:00Z">
              <w:r w:rsidRPr="00BD3DFB">
                <w:rPr>
                  <w:rFonts w:ascii="Segoe UI" w:eastAsia="Times New Roman" w:hAnsi="Segoe UI" w:cs="Segoe UI"/>
                  <w:color w:val="24292E"/>
                  <w:sz w:val="24"/>
                  <w:szCs w:val="24"/>
                </w:rPr>
                <w:t>Linear Regression</w:t>
              </w:r>
            </w:ins>
          </w:p>
        </w:tc>
        <w:tc>
          <w:tcPr>
            <w:tcW w:w="1960" w:type="dxa"/>
            <w:tcBorders>
              <w:top w:val="nil"/>
              <w:left w:val="nil"/>
              <w:bottom w:val="single" w:sz="4" w:space="0" w:color="auto"/>
              <w:right w:val="single" w:sz="4" w:space="0" w:color="auto"/>
            </w:tcBorders>
            <w:shd w:val="clear" w:color="auto" w:fill="auto"/>
            <w:vAlign w:val="center"/>
            <w:hideMark/>
            <w:tcPrChange w:id="1329" w:author="Moustafa Banbouk" w:date="2018-05-12T12:47:00Z">
              <w:tcPr>
                <w:tcW w:w="1960" w:type="dxa"/>
                <w:tcBorders>
                  <w:top w:val="nil"/>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rPr>
                <w:ins w:id="1330" w:author="Moustafa Banbouk" w:date="2018-05-12T12:46:00Z"/>
                <w:rFonts w:ascii="Segoe UI" w:eastAsia="Times New Roman" w:hAnsi="Segoe UI" w:cs="Segoe UI"/>
                <w:color w:val="24292E"/>
                <w:sz w:val="24"/>
                <w:szCs w:val="24"/>
              </w:rPr>
            </w:pPr>
            <w:ins w:id="1331" w:author="Moustafa Banbouk" w:date="2018-05-12T12:46:00Z">
              <w:r w:rsidRPr="00BD3DFB">
                <w:rPr>
                  <w:rFonts w:ascii="Segoe UI" w:eastAsia="Times New Roman" w:hAnsi="Segoe UI" w:cs="Segoe UI"/>
                  <w:color w:val="24292E"/>
                  <w:sz w:val="24"/>
                  <w:szCs w:val="24"/>
                </w:rPr>
                <w:t>Default</w:t>
              </w:r>
            </w:ins>
          </w:p>
        </w:tc>
        <w:tc>
          <w:tcPr>
            <w:tcW w:w="2080" w:type="dxa"/>
            <w:tcBorders>
              <w:top w:val="nil"/>
              <w:left w:val="nil"/>
              <w:bottom w:val="single" w:sz="4" w:space="0" w:color="auto"/>
              <w:right w:val="single" w:sz="4" w:space="0" w:color="auto"/>
            </w:tcBorders>
            <w:shd w:val="clear" w:color="auto" w:fill="auto"/>
            <w:vAlign w:val="center"/>
            <w:hideMark/>
            <w:tcPrChange w:id="1332" w:author="Moustafa Banbouk" w:date="2018-05-12T12:47:00Z">
              <w:tcPr>
                <w:tcW w:w="2080" w:type="dxa"/>
                <w:tcBorders>
                  <w:top w:val="nil"/>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jc w:val="right"/>
              <w:rPr>
                <w:ins w:id="1333" w:author="Moustafa Banbouk" w:date="2018-05-12T12:46:00Z"/>
                <w:rFonts w:ascii="Segoe UI" w:eastAsia="Times New Roman" w:hAnsi="Segoe UI" w:cs="Segoe UI"/>
                <w:color w:val="24292E"/>
                <w:sz w:val="24"/>
                <w:szCs w:val="24"/>
              </w:rPr>
            </w:pPr>
            <w:ins w:id="1334" w:author="Moustafa Banbouk" w:date="2018-05-12T12:46:00Z">
              <w:r w:rsidRPr="00BD3DFB">
                <w:rPr>
                  <w:rFonts w:ascii="Segoe UI" w:eastAsia="Times New Roman" w:hAnsi="Segoe UI" w:cs="Segoe UI"/>
                  <w:color w:val="24292E"/>
                  <w:sz w:val="24"/>
                  <w:szCs w:val="24"/>
                </w:rPr>
                <w:t>26894.15759350</w:t>
              </w:r>
            </w:ins>
          </w:p>
        </w:tc>
        <w:tc>
          <w:tcPr>
            <w:tcW w:w="2178" w:type="dxa"/>
            <w:tcBorders>
              <w:top w:val="nil"/>
              <w:left w:val="nil"/>
              <w:bottom w:val="single" w:sz="4" w:space="0" w:color="auto"/>
              <w:right w:val="single" w:sz="4" w:space="0" w:color="auto"/>
            </w:tcBorders>
            <w:shd w:val="clear" w:color="auto" w:fill="auto"/>
            <w:vAlign w:val="center"/>
            <w:hideMark/>
            <w:tcPrChange w:id="1335" w:author="Moustafa Banbouk" w:date="2018-05-12T12:47:00Z">
              <w:tcPr>
                <w:tcW w:w="2178" w:type="dxa"/>
                <w:tcBorders>
                  <w:top w:val="nil"/>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jc w:val="right"/>
              <w:rPr>
                <w:ins w:id="1336" w:author="Moustafa Banbouk" w:date="2018-05-12T12:46:00Z"/>
                <w:rFonts w:ascii="Segoe UI" w:eastAsia="Times New Roman" w:hAnsi="Segoe UI" w:cs="Segoe UI"/>
                <w:color w:val="24292E"/>
                <w:sz w:val="24"/>
                <w:szCs w:val="24"/>
              </w:rPr>
            </w:pPr>
            <w:ins w:id="1337" w:author="Moustafa Banbouk" w:date="2018-05-12T12:46:00Z">
              <w:r w:rsidRPr="00BD3DFB">
                <w:rPr>
                  <w:rFonts w:ascii="Segoe UI" w:eastAsia="Times New Roman" w:hAnsi="Segoe UI" w:cs="Segoe UI"/>
                  <w:color w:val="24292E"/>
                  <w:sz w:val="24"/>
                  <w:szCs w:val="24"/>
                </w:rPr>
                <w:t>-0.02659377</w:t>
              </w:r>
            </w:ins>
          </w:p>
        </w:tc>
      </w:tr>
      <w:tr w:rsidR="00BD3DFB" w:rsidRPr="00BD3DFB" w:rsidTr="00BD3DFB">
        <w:trPr>
          <w:trHeight w:val="710"/>
          <w:ins w:id="1338" w:author="Moustafa Banbouk" w:date="2018-05-12T12:46:00Z"/>
          <w:trPrChange w:id="1339" w:author="Moustafa Banbouk" w:date="2018-05-12T12:47:00Z">
            <w:trPr>
              <w:trHeight w:val="710"/>
            </w:trPr>
          </w:trPrChange>
        </w:trPr>
        <w:tc>
          <w:tcPr>
            <w:tcW w:w="450" w:type="dxa"/>
            <w:tcBorders>
              <w:top w:val="nil"/>
              <w:left w:val="single" w:sz="4" w:space="0" w:color="auto"/>
              <w:bottom w:val="single" w:sz="4" w:space="0" w:color="auto"/>
              <w:right w:val="single" w:sz="4" w:space="0" w:color="auto"/>
            </w:tcBorders>
            <w:shd w:val="clear" w:color="auto" w:fill="auto"/>
            <w:noWrap/>
            <w:vAlign w:val="bottom"/>
            <w:hideMark/>
            <w:tcPrChange w:id="1340" w:author="Moustafa Banbouk" w:date="2018-05-12T12:47:00Z">
              <w:tcPr>
                <w:tcW w:w="54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BD3DFB" w:rsidRPr="00BD3DFB" w:rsidRDefault="00BD3DFB" w:rsidP="00BD3DFB">
            <w:pPr>
              <w:spacing w:after="0" w:line="240" w:lineRule="auto"/>
              <w:jc w:val="right"/>
              <w:rPr>
                <w:ins w:id="1341" w:author="Moustafa Banbouk" w:date="2018-05-12T12:46:00Z"/>
                <w:rFonts w:ascii="Calibri" w:eastAsia="Times New Roman" w:hAnsi="Calibri" w:cs="Calibri"/>
                <w:color w:val="000000"/>
              </w:rPr>
            </w:pPr>
            <w:ins w:id="1342" w:author="Moustafa Banbouk" w:date="2018-05-12T12:46:00Z">
              <w:r w:rsidRPr="00BD3DFB">
                <w:rPr>
                  <w:rFonts w:ascii="Calibri" w:eastAsia="Times New Roman" w:hAnsi="Calibri" w:cs="Calibri"/>
                  <w:color w:val="000000"/>
                </w:rPr>
                <w:t>2</w:t>
              </w:r>
            </w:ins>
          </w:p>
        </w:tc>
        <w:tc>
          <w:tcPr>
            <w:tcW w:w="2063" w:type="dxa"/>
            <w:tcBorders>
              <w:top w:val="nil"/>
              <w:left w:val="nil"/>
              <w:bottom w:val="single" w:sz="4" w:space="0" w:color="auto"/>
              <w:right w:val="single" w:sz="4" w:space="0" w:color="auto"/>
            </w:tcBorders>
            <w:shd w:val="clear" w:color="auto" w:fill="auto"/>
            <w:vAlign w:val="center"/>
            <w:hideMark/>
            <w:tcPrChange w:id="1343" w:author="Moustafa Banbouk" w:date="2018-05-12T12:47:00Z">
              <w:tcPr>
                <w:tcW w:w="1973" w:type="dxa"/>
                <w:tcBorders>
                  <w:top w:val="nil"/>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rPr>
                <w:ins w:id="1344" w:author="Moustafa Banbouk" w:date="2018-05-12T12:46:00Z"/>
                <w:rFonts w:ascii="Segoe UI" w:eastAsia="Times New Roman" w:hAnsi="Segoe UI" w:cs="Segoe UI"/>
                <w:color w:val="24292E"/>
                <w:sz w:val="24"/>
                <w:szCs w:val="24"/>
              </w:rPr>
            </w:pPr>
            <w:ins w:id="1345" w:author="Moustafa Banbouk" w:date="2018-05-12T12:46:00Z">
              <w:r w:rsidRPr="00BD3DFB">
                <w:rPr>
                  <w:rFonts w:ascii="Segoe UI" w:eastAsia="Times New Roman" w:hAnsi="Segoe UI" w:cs="Segoe UI"/>
                  <w:color w:val="24292E"/>
                  <w:sz w:val="24"/>
                  <w:szCs w:val="24"/>
                </w:rPr>
                <w:t>Bayesian Ridge</w:t>
              </w:r>
            </w:ins>
          </w:p>
        </w:tc>
        <w:tc>
          <w:tcPr>
            <w:tcW w:w="1960" w:type="dxa"/>
            <w:tcBorders>
              <w:top w:val="nil"/>
              <w:left w:val="nil"/>
              <w:bottom w:val="single" w:sz="4" w:space="0" w:color="auto"/>
              <w:right w:val="single" w:sz="4" w:space="0" w:color="auto"/>
            </w:tcBorders>
            <w:shd w:val="clear" w:color="auto" w:fill="auto"/>
            <w:vAlign w:val="center"/>
            <w:hideMark/>
            <w:tcPrChange w:id="1346" w:author="Moustafa Banbouk" w:date="2018-05-12T12:47:00Z">
              <w:tcPr>
                <w:tcW w:w="1960" w:type="dxa"/>
                <w:tcBorders>
                  <w:top w:val="nil"/>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rPr>
                <w:ins w:id="1347" w:author="Moustafa Banbouk" w:date="2018-05-12T12:46:00Z"/>
                <w:rFonts w:ascii="Segoe UI" w:eastAsia="Times New Roman" w:hAnsi="Segoe UI" w:cs="Segoe UI"/>
                <w:color w:val="24292E"/>
                <w:sz w:val="24"/>
                <w:szCs w:val="24"/>
              </w:rPr>
            </w:pPr>
            <w:ins w:id="1348" w:author="Moustafa Banbouk" w:date="2018-05-12T12:46:00Z">
              <w:r w:rsidRPr="00BD3DFB">
                <w:rPr>
                  <w:rFonts w:ascii="Segoe UI" w:eastAsia="Times New Roman" w:hAnsi="Segoe UI" w:cs="Segoe UI"/>
                  <w:color w:val="24292E"/>
                  <w:sz w:val="24"/>
                  <w:szCs w:val="24"/>
                </w:rPr>
                <w:t>Default</w:t>
              </w:r>
            </w:ins>
          </w:p>
        </w:tc>
        <w:tc>
          <w:tcPr>
            <w:tcW w:w="2080" w:type="dxa"/>
            <w:tcBorders>
              <w:top w:val="nil"/>
              <w:left w:val="nil"/>
              <w:bottom w:val="single" w:sz="4" w:space="0" w:color="auto"/>
              <w:right w:val="single" w:sz="4" w:space="0" w:color="auto"/>
            </w:tcBorders>
            <w:shd w:val="clear" w:color="auto" w:fill="auto"/>
            <w:vAlign w:val="center"/>
            <w:hideMark/>
            <w:tcPrChange w:id="1349" w:author="Moustafa Banbouk" w:date="2018-05-12T12:47:00Z">
              <w:tcPr>
                <w:tcW w:w="2080" w:type="dxa"/>
                <w:tcBorders>
                  <w:top w:val="nil"/>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jc w:val="right"/>
              <w:rPr>
                <w:ins w:id="1350" w:author="Moustafa Banbouk" w:date="2018-05-12T12:46:00Z"/>
                <w:rFonts w:ascii="Segoe UI" w:eastAsia="Times New Roman" w:hAnsi="Segoe UI" w:cs="Segoe UI"/>
                <w:color w:val="24292E"/>
                <w:sz w:val="24"/>
                <w:szCs w:val="24"/>
              </w:rPr>
            </w:pPr>
            <w:ins w:id="1351" w:author="Moustafa Banbouk" w:date="2018-05-12T12:46:00Z">
              <w:r w:rsidRPr="00BD3DFB">
                <w:rPr>
                  <w:rFonts w:ascii="Segoe UI" w:eastAsia="Times New Roman" w:hAnsi="Segoe UI" w:cs="Segoe UI"/>
                  <w:color w:val="24292E"/>
                  <w:sz w:val="24"/>
                  <w:szCs w:val="24"/>
                </w:rPr>
                <w:t>27337.24954620</w:t>
              </w:r>
            </w:ins>
          </w:p>
        </w:tc>
        <w:tc>
          <w:tcPr>
            <w:tcW w:w="2178" w:type="dxa"/>
            <w:tcBorders>
              <w:top w:val="nil"/>
              <w:left w:val="nil"/>
              <w:bottom w:val="single" w:sz="4" w:space="0" w:color="auto"/>
              <w:right w:val="single" w:sz="4" w:space="0" w:color="auto"/>
            </w:tcBorders>
            <w:shd w:val="clear" w:color="auto" w:fill="auto"/>
            <w:vAlign w:val="center"/>
            <w:hideMark/>
            <w:tcPrChange w:id="1352" w:author="Moustafa Banbouk" w:date="2018-05-12T12:47:00Z">
              <w:tcPr>
                <w:tcW w:w="2178" w:type="dxa"/>
                <w:tcBorders>
                  <w:top w:val="nil"/>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jc w:val="right"/>
              <w:rPr>
                <w:ins w:id="1353" w:author="Moustafa Banbouk" w:date="2018-05-12T12:46:00Z"/>
                <w:rFonts w:ascii="Segoe UI" w:eastAsia="Times New Roman" w:hAnsi="Segoe UI" w:cs="Segoe UI"/>
                <w:color w:val="24292E"/>
                <w:sz w:val="24"/>
                <w:szCs w:val="24"/>
              </w:rPr>
            </w:pPr>
            <w:ins w:id="1354" w:author="Moustafa Banbouk" w:date="2018-05-12T12:46:00Z">
              <w:r w:rsidRPr="00BD3DFB">
                <w:rPr>
                  <w:rFonts w:ascii="Segoe UI" w:eastAsia="Times New Roman" w:hAnsi="Segoe UI" w:cs="Segoe UI"/>
                  <w:color w:val="24292E"/>
                  <w:sz w:val="24"/>
                  <w:szCs w:val="24"/>
                </w:rPr>
                <w:t>-0.02151480</w:t>
              </w:r>
            </w:ins>
          </w:p>
        </w:tc>
      </w:tr>
      <w:tr w:rsidR="00BD3DFB" w:rsidRPr="00BD3DFB" w:rsidTr="00BD3DFB">
        <w:trPr>
          <w:trHeight w:val="710"/>
          <w:ins w:id="1355" w:author="Moustafa Banbouk" w:date="2018-05-12T12:46:00Z"/>
          <w:trPrChange w:id="1356" w:author="Moustafa Banbouk" w:date="2018-05-12T12:47:00Z">
            <w:trPr>
              <w:trHeight w:val="710"/>
            </w:trPr>
          </w:trPrChange>
        </w:trPr>
        <w:tc>
          <w:tcPr>
            <w:tcW w:w="450" w:type="dxa"/>
            <w:tcBorders>
              <w:top w:val="nil"/>
              <w:left w:val="single" w:sz="4" w:space="0" w:color="auto"/>
              <w:bottom w:val="single" w:sz="4" w:space="0" w:color="auto"/>
              <w:right w:val="single" w:sz="4" w:space="0" w:color="auto"/>
            </w:tcBorders>
            <w:shd w:val="clear" w:color="auto" w:fill="auto"/>
            <w:noWrap/>
            <w:vAlign w:val="bottom"/>
            <w:hideMark/>
            <w:tcPrChange w:id="1357" w:author="Moustafa Banbouk" w:date="2018-05-12T12:47:00Z">
              <w:tcPr>
                <w:tcW w:w="54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BD3DFB" w:rsidRPr="00BD3DFB" w:rsidRDefault="00BD3DFB" w:rsidP="00BD3DFB">
            <w:pPr>
              <w:spacing w:after="0" w:line="240" w:lineRule="auto"/>
              <w:jc w:val="right"/>
              <w:rPr>
                <w:ins w:id="1358" w:author="Moustafa Banbouk" w:date="2018-05-12T12:46:00Z"/>
                <w:rFonts w:ascii="Calibri" w:eastAsia="Times New Roman" w:hAnsi="Calibri" w:cs="Calibri"/>
                <w:color w:val="000000"/>
              </w:rPr>
            </w:pPr>
            <w:ins w:id="1359" w:author="Moustafa Banbouk" w:date="2018-05-12T12:46:00Z">
              <w:r w:rsidRPr="00BD3DFB">
                <w:rPr>
                  <w:rFonts w:ascii="Calibri" w:eastAsia="Times New Roman" w:hAnsi="Calibri" w:cs="Calibri"/>
                  <w:color w:val="000000"/>
                </w:rPr>
                <w:t>3</w:t>
              </w:r>
            </w:ins>
          </w:p>
        </w:tc>
        <w:tc>
          <w:tcPr>
            <w:tcW w:w="2063" w:type="dxa"/>
            <w:tcBorders>
              <w:top w:val="nil"/>
              <w:left w:val="nil"/>
              <w:bottom w:val="single" w:sz="4" w:space="0" w:color="auto"/>
              <w:right w:val="single" w:sz="4" w:space="0" w:color="auto"/>
            </w:tcBorders>
            <w:shd w:val="clear" w:color="auto" w:fill="auto"/>
            <w:vAlign w:val="center"/>
            <w:hideMark/>
            <w:tcPrChange w:id="1360" w:author="Moustafa Banbouk" w:date="2018-05-12T12:47:00Z">
              <w:tcPr>
                <w:tcW w:w="1973" w:type="dxa"/>
                <w:tcBorders>
                  <w:top w:val="nil"/>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rPr>
                <w:ins w:id="1361" w:author="Moustafa Banbouk" w:date="2018-05-12T12:46:00Z"/>
                <w:rFonts w:ascii="Segoe UI" w:eastAsia="Times New Roman" w:hAnsi="Segoe UI" w:cs="Segoe UI"/>
                <w:color w:val="24292E"/>
                <w:sz w:val="24"/>
                <w:szCs w:val="24"/>
              </w:rPr>
            </w:pPr>
            <w:ins w:id="1362" w:author="Moustafa Banbouk" w:date="2018-05-12T12:46:00Z">
              <w:r w:rsidRPr="00BD3DFB">
                <w:rPr>
                  <w:rFonts w:ascii="Segoe UI" w:eastAsia="Times New Roman" w:hAnsi="Segoe UI" w:cs="Segoe UI"/>
                  <w:color w:val="24292E"/>
                  <w:sz w:val="24"/>
                  <w:szCs w:val="24"/>
                </w:rPr>
                <w:t>Random Forest</w:t>
              </w:r>
            </w:ins>
          </w:p>
        </w:tc>
        <w:tc>
          <w:tcPr>
            <w:tcW w:w="1960" w:type="dxa"/>
            <w:tcBorders>
              <w:top w:val="nil"/>
              <w:left w:val="nil"/>
              <w:bottom w:val="single" w:sz="4" w:space="0" w:color="auto"/>
              <w:right w:val="single" w:sz="4" w:space="0" w:color="auto"/>
            </w:tcBorders>
            <w:shd w:val="clear" w:color="auto" w:fill="auto"/>
            <w:vAlign w:val="center"/>
            <w:hideMark/>
            <w:tcPrChange w:id="1363" w:author="Moustafa Banbouk" w:date="2018-05-12T12:47:00Z">
              <w:tcPr>
                <w:tcW w:w="1960" w:type="dxa"/>
                <w:tcBorders>
                  <w:top w:val="nil"/>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rPr>
                <w:ins w:id="1364" w:author="Moustafa Banbouk" w:date="2018-05-12T12:46:00Z"/>
                <w:rFonts w:ascii="Segoe UI" w:eastAsia="Times New Roman" w:hAnsi="Segoe UI" w:cs="Segoe UI"/>
                <w:color w:val="24292E"/>
                <w:sz w:val="24"/>
                <w:szCs w:val="24"/>
              </w:rPr>
            </w:pPr>
            <w:proofErr w:type="spellStart"/>
            <w:ins w:id="1365" w:author="Moustafa Banbouk" w:date="2018-05-12T12:46:00Z">
              <w:r w:rsidRPr="00BD3DFB">
                <w:rPr>
                  <w:rFonts w:ascii="Segoe UI" w:eastAsia="Times New Roman" w:hAnsi="Segoe UI" w:cs="Segoe UI"/>
                  <w:color w:val="24292E"/>
                  <w:sz w:val="24"/>
                  <w:szCs w:val="24"/>
                </w:rPr>
                <w:t>max_depth</w:t>
              </w:r>
              <w:proofErr w:type="spellEnd"/>
              <w:r w:rsidRPr="00BD3DFB">
                <w:rPr>
                  <w:rFonts w:ascii="Segoe UI" w:eastAsia="Times New Roman" w:hAnsi="Segoe UI" w:cs="Segoe UI"/>
                  <w:color w:val="24292E"/>
                  <w:sz w:val="24"/>
                  <w:szCs w:val="24"/>
                </w:rPr>
                <w:t xml:space="preserve">=2, </w:t>
              </w:r>
              <w:proofErr w:type="spellStart"/>
              <w:r w:rsidRPr="00BD3DFB">
                <w:rPr>
                  <w:rFonts w:ascii="Segoe UI" w:eastAsia="Times New Roman" w:hAnsi="Segoe UI" w:cs="Segoe UI"/>
                  <w:color w:val="24292E"/>
                  <w:sz w:val="24"/>
                  <w:szCs w:val="24"/>
                </w:rPr>
                <w:t>random_state</w:t>
              </w:r>
              <w:proofErr w:type="spellEnd"/>
              <w:r w:rsidRPr="00BD3DFB">
                <w:rPr>
                  <w:rFonts w:ascii="Segoe UI" w:eastAsia="Times New Roman" w:hAnsi="Segoe UI" w:cs="Segoe UI"/>
                  <w:color w:val="24292E"/>
                  <w:sz w:val="24"/>
                  <w:szCs w:val="24"/>
                </w:rPr>
                <w:t>=0</w:t>
              </w:r>
            </w:ins>
          </w:p>
        </w:tc>
        <w:tc>
          <w:tcPr>
            <w:tcW w:w="2080" w:type="dxa"/>
            <w:tcBorders>
              <w:top w:val="nil"/>
              <w:left w:val="nil"/>
              <w:bottom w:val="single" w:sz="4" w:space="0" w:color="auto"/>
              <w:right w:val="single" w:sz="4" w:space="0" w:color="auto"/>
            </w:tcBorders>
            <w:shd w:val="clear" w:color="auto" w:fill="auto"/>
            <w:vAlign w:val="center"/>
            <w:hideMark/>
            <w:tcPrChange w:id="1366" w:author="Moustafa Banbouk" w:date="2018-05-12T12:47:00Z">
              <w:tcPr>
                <w:tcW w:w="2080" w:type="dxa"/>
                <w:tcBorders>
                  <w:top w:val="nil"/>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jc w:val="right"/>
              <w:rPr>
                <w:ins w:id="1367" w:author="Moustafa Banbouk" w:date="2018-05-12T12:46:00Z"/>
                <w:rFonts w:ascii="Segoe UI" w:eastAsia="Times New Roman" w:hAnsi="Segoe UI" w:cs="Segoe UI"/>
                <w:color w:val="24292E"/>
                <w:sz w:val="24"/>
                <w:szCs w:val="24"/>
              </w:rPr>
            </w:pPr>
            <w:ins w:id="1368" w:author="Moustafa Banbouk" w:date="2018-05-12T12:46:00Z">
              <w:r w:rsidRPr="00BD3DFB">
                <w:rPr>
                  <w:rFonts w:ascii="Segoe UI" w:eastAsia="Times New Roman" w:hAnsi="Segoe UI" w:cs="Segoe UI"/>
                  <w:color w:val="24292E"/>
                  <w:sz w:val="24"/>
                  <w:szCs w:val="24"/>
                </w:rPr>
                <w:t>317180.75365800</w:t>
              </w:r>
            </w:ins>
          </w:p>
        </w:tc>
        <w:tc>
          <w:tcPr>
            <w:tcW w:w="2178" w:type="dxa"/>
            <w:tcBorders>
              <w:top w:val="nil"/>
              <w:left w:val="nil"/>
              <w:bottom w:val="single" w:sz="4" w:space="0" w:color="auto"/>
              <w:right w:val="single" w:sz="4" w:space="0" w:color="auto"/>
            </w:tcBorders>
            <w:shd w:val="clear" w:color="auto" w:fill="auto"/>
            <w:vAlign w:val="center"/>
            <w:hideMark/>
            <w:tcPrChange w:id="1369" w:author="Moustafa Banbouk" w:date="2018-05-12T12:47:00Z">
              <w:tcPr>
                <w:tcW w:w="2178" w:type="dxa"/>
                <w:tcBorders>
                  <w:top w:val="nil"/>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jc w:val="right"/>
              <w:rPr>
                <w:ins w:id="1370" w:author="Moustafa Banbouk" w:date="2018-05-12T12:46:00Z"/>
                <w:rFonts w:ascii="Segoe UI" w:eastAsia="Times New Roman" w:hAnsi="Segoe UI" w:cs="Segoe UI"/>
                <w:color w:val="24292E"/>
                <w:sz w:val="24"/>
                <w:szCs w:val="24"/>
              </w:rPr>
            </w:pPr>
            <w:ins w:id="1371" w:author="Moustafa Banbouk" w:date="2018-05-12T12:46:00Z">
              <w:r w:rsidRPr="00BD3DFB">
                <w:rPr>
                  <w:rFonts w:ascii="Segoe UI" w:eastAsia="Times New Roman" w:hAnsi="Segoe UI" w:cs="Segoe UI"/>
                  <w:color w:val="24292E"/>
                  <w:sz w:val="24"/>
                  <w:szCs w:val="24"/>
                </w:rPr>
                <w:t>0.00000000</w:t>
              </w:r>
            </w:ins>
          </w:p>
        </w:tc>
      </w:tr>
      <w:tr w:rsidR="00BD3DFB" w:rsidRPr="00BD3DFB" w:rsidTr="00BD3DFB">
        <w:trPr>
          <w:trHeight w:val="355"/>
          <w:ins w:id="1372" w:author="Moustafa Banbouk" w:date="2018-05-12T12:46:00Z"/>
          <w:trPrChange w:id="1373" w:author="Moustafa Banbouk" w:date="2018-05-12T12:47:00Z">
            <w:trPr>
              <w:trHeight w:val="355"/>
            </w:trPr>
          </w:trPrChange>
        </w:trPr>
        <w:tc>
          <w:tcPr>
            <w:tcW w:w="450" w:type="dxa"/>
            <w:tcBorders>
              <w:top w:val="nil"/>
              <w:left w:val="single" w:sz="4" w:space="0" w:color="auto"/>
              <w:bottom w:val="single" w:sz="4" w:space="0" w:color="auto"/>
              <w:right w:val="single" w:sz="4" w:space="0" w:color="auto"/>
            </w:tcBorders>
            <w:shd w:val="clear" w:color="auto" w:fill="auto"/>
            <w:noWrap/>
            <w:vAlign w:val="bottom"/>
            <w:hideMark/>
            <w:tcPrChange w:id="1374" w:author="Moustafa Banbouk" w:date="2018-05-12T12:47:00Z">
              <w:tcPr>
                <w:tcW w:w="54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BD3DFB" w:rsidRPr="00BD3DFB" w:rsidRDefault="00BD3DFB" w:rsidP="00BD3DFB">
            <w:pPr>
              <w:spacing w:after="0" w:line="240" w:lineRule="auto"/>
              <w:jc w:val="right"/>
              <w:rPr>
                <w:ins w:id="1375" w:author="Moustafa Banbouk" w:date="2018-05-12T12:46:00Z"/>
                <w:rFonts w:ascii="Calibri" w:eastAsia="Times New Roman" w:hAnsi="Calibri" w:cs="Calibri"/>
                <w:color w:val="000000"/>
              </w:rPr>
            </w:pPr>
            <w:ins w:id="1376" w:author="Moustafa Banbouk" w:date="2018-05-12T12:46:00Z">
              <w:r w:rsidRPr="00BD3DFB">
                <w:rPr>
                  <w:rFonts w:ascii="Calibri" w:eastAsia="Times New Roman" w:hAnsi="Calibri" w:cs="Calibri"/>
                  <w:color w:val="000000"/>
                </w:rPr>
                <w:t>4</w:t>
              </w:r>
            </w:ins>
          </w:p>
        </w:tc>
        <w:tc>
          <w:tcPr>
            <w:tcW w:w="2063" w:type="dxa"/>
            <w:tcBorders>
              <w:top w:val="nil"/>
              <w:left w:val="nil"/>
              <w:bottom w:val="single" w:sz="4" w:space="0" w:color="auto"/>
              <w:right w:val="single" w:sz="4" w:space="0" w:color="auto"/>
            </w:tcBorders>
            <w:shd w:val="clear" w:color="auto" w:fill="auto"/>
            <w:vAlign w:val="center"/>
            <w:hideMark/>
            <w:tcPrChange w:id="1377" w:author="Moustafa Banbouk" w:date="2018-05-12T12:47:00Z">
              <w:tcPr>
                <w:tcW w:w="1973" w:type="dxa"/>
                <w:tcBorders>
                  <w:top w:val="nil"/>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rPr>
                <w:ins w:id="1378" w:author="Moustafa Banbouk" w:date="2018-05-12T12:46:00Z"/>
                <w:rFonts w:ascii="Segoe UI" w:eastAsia="Times New Roman" w:hAnsi="Segoe UI" w:cs="Segoe UI"/>
                <w:color w:val="24292E"/>
                <w:sz w:val="24"/>
                <w:szCs w:val="24"/>
              </w:rPr>
            </w:pPr>
            <w:ins w:id="1379" w:author="Moustafa Banbouk" w:date="2018-05-12T12:46:00Z">
              <w:r w:rsidRPr="00BD3DFB">
                <w:rPr>
                  <w:rFonts w:ascii="Segoe UI" w:eastAsia="Times New Roman" w:hAnsi="Segoe UI" w:cs="Segoe UI"/>
                  <w:color w:val="24292E"/>
                  <w:sz w:val="24"/>
                  <w:szCs w:val="24"/>
                </w:rPr>
                <w:t>Linear Ridge</w:t>
              </w:r>
            </w:ins>
          </w:p>
        </w:tc>
        <w:tc>
          <w:tcPr>
            <w:tcW w:w="1960" w:type="dxa"/>
            <w:tcBorders>
              <w:top w:val="nil"/>
              <w:left w:val="nil"/>
              <w:bottom w:val="single" w:sz="4" w:space="0" w:color="auto"/>
              <w:right w:val="single" w:sz="4" w:space="0" w:color="auto"/>
            </w:tcBorders>
            <w:shd w:val="clear" w:color="auto" w:fill="auto"/>
            <w:vAlign w:val="center"/>
            <w:hideMark/>
            <w:tcPrChange w:id="1380" w:author="Moustafa Banbouk" w:date="2018-05-12T12:47:00Z">
              <w:tcPr>
                <w:tcW w:w="1960" w:type="dxa"/>
                <w:tcBorders>
                  <w:top w:val="nil"/>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rPr>
                <w:ins w:id="1381" w:author="Moustafa Banbouk" w:date="2018-05-12T12:46:00Z"/>
                <w:rFonts w:ascii="Segoe UI" w:eastAsia="Times New Roman" w:hAnsi="Segoe UI" w:cs="Segoe UI"/>
                <w:color w:val="24292E"/>
                <w:sz w:val="24"/>
                <w:szCs w:val="24"/>
              </w:rPr>
            </w:pPr>
            <w:ins w:id="1382" w:author="Moustafa Banbouk" w:date="2018-05-12T12:46:00Z">
              <w:r w:rsidRPr="00BD3DFB">
                <w:rPr>
                  <w:rFonts w:ascii="Segoe UI" w:eastAsia="Times New Roman" w:hAnsi="Segoe UI" w:cs="Segoe UI"/>
                  <w:color w:val="24292E"/>
                  <w:sz w:val="24"/>
                  <w:szCs w:val="24"/>
                </w:rPr>
                <w:t>Alpha = 0.5</w:t>
              </w:r>
            </w:ins>
          </w:p>
        </w:tc>
        <w:tc>
          <w:tcPr>
            <w:tcW w:w="2080" w:type="dxa"/>
            <w:tcBorders>
              <w:top w:val="nil"/>
              <w:left w:val="nil"/>
              <w:bottom w:val="single" w:sz="4" w:space="0" w:color="auto"/>
              <w:right w:val="single" w:sz="4" w:space="0" w:color="auto"/>
            </w:tcBorders>
            <w:shd w:val="clear" w:color="auto" w:fill="auto"/>
            <w:vAlign w:val="center"/>
            <w:hideMark/>
            <w:tcPrChange w:id="1383" w:author="Moustafa Banbouk" w:date="2018-05-12T12:47:00Z">
              <w:tcPr>
                <w:tcW w:w="2080" w:type="dxa"/>
                <w:tcBorders>
                  <w:top w:val="nil"/>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jc w:val="right"/>
              <w:rPr>
                <w:ins w:id="1384" w:author="Moustafa Banbouk" w:date="2018-05-12T12:46:00Z"/>
                <w:rFonts w:ascii="Segoe UI" w:eastAsia="Times New Roman" w:hAnsi="Segoe UI" w:cs="Segoe UI"/>
                <w:color w:val="24292E"/>
                <w:sz w:val="24"/>
                <w:szCs w:val="24"/>
              </w:rPr>
            </w:pPr>
            <w:ins w:id="1385" w:author="Moustafa Banbouk" w:date="2018-05-12T12:46:00Z">
              <w:r w:rsidRPr="00BD3DFB">
                <w:rPr>
                  <w:rFonts w:ascii="Segoe UI" w:eastAsia="Times New Roman" w:hAnsi="Segoe UI" w:cs="Segoe UI"/>
                  <w:color w:val="24292E"/>
                  <w:sz w:val="24"/>
                  <w:szCs w:val="24"/>
                </w:rPr>
                <w:t>26894.19238870</w:t>
              </w:r>
            </w:ins>
          </w:p>
        </w:tc>
        <w:tc>
          <w:tcPr>
            <w:tcW w:w="2178" w:type="dxa"/>
            <w:tcBorders>
              <w:top w:val="nil"/>
              <w:left w:val="nil"/>
              <w:bottom w:val="single" w:sz="4" w:space="0" w:color="auto"/>
              <w:right w:val="single" w:sz="4" w:space="0" w:color="auto"/>
            </w:tcBorders>
            <w:shd w:val="clear" w:color="auto" w:fill="auto"/>
            <w:vAlign w:val="center"/>
            <w:hideMark/>
            <w:tcPrChange w:id="1386" w:author="Moustafa Banbouk" w:date="2018-05-12T12:47:00Z">
              <w:tcPr>
                <w:tcW w:w="2178" w:type="dxa"/>
                <w:tcBorders>
                  <w:top w:val="nil"/>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jc w:val="right"/>
              <w:rPr>
                <w:ins w:id="1387" w:author="Moustafa Banbouk" w:date="2018-05-12T12:46:00Z"/>
                <w:rFonts w:ascii="Segoe UI" w:eastAsia="Times New Roman" w:hAnsi="Segoe UI" w:cs="Segoe UI"/>
                <w:color w:val="24292E"/>
                <w:sz w:val="24"/>
                <w:szCs w:val="24"/>
              </w:rPr>
            </w:pPr>
            <w:ins w:id="1388" w:author="Moustafa Banbouk" w:date="2018-05-12T12:46:00Z">
              <w:r w:rsidRPr="00BD3DFB">
                <w:rPr>
                  <w:rFonts w:ascii="Segoe UI" w:eastAsia="Times New Roman" w:hAnsi="Segoe UI" w:cs="Segoe UI"/>
                  <w:color w:val="24292E"/>
                  <w:sz w:val="24"/>
                  <w:szCs w:val="24"/>
                </w:rPr>
                <w:t>-0.02659232</w:t>
              </w:r>
            </w:ins>
          </w:p>
        </w:tc>
      </w:tr>
      <w:tr w:rsidR="00BD3DFB" w:rsidRPr="00BD3DFB" w:rsidTr="00BD3DFB">
        <w:trPr>
          <w:trHeight w:val="710"/>
          <w:ins w:id="1389" w:author="Moustafa Banbouk" w:date="2018-05-12T12:46:00Z"/>
          <w:trPrChange w:id="1390" w:author="Moustafa Banbouk" w:date="2018-05-12T12:47:00Z">
            <w:trPr>
              <w:trHeight w:val="710"/>
            </w:trPr>
          </w:trPrChange>
        </w:trPr>
        <w:tc>
          <w:tcPr>
            <w:tcW w:w="450" w:type="dxa"/>
            <w:tcBorders>
              <w:top w:val="nil"/>
              <w:left w:val="single" w:sz="4" w:space="0" w:color="auto"/>
              <w:bottom w:val="single" w:sz="4" w:space="0" w:color="auto"/>
              <w:right w:val="single" w:sz="4" w:space="0" w:color="auto"/>
            </w:tcBorders>
            <w:shd w:val="clear" w:color="auto" w:fill="auto"/>
            <w:noWrap/>
            <w:vAlign w:val="bottom"/>
            <w:hideMark/>
            <w:tcPrChange w:id="1391" w:author="Moustafa Banbouk" w:date="2018-05-12T12:47:00Z">
              <w:tcPr>
                <w:tcW w:w="54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BD3DFB" w:rsidRPr="00BD3DFB" w:rsidRDefault="00BD3DFB" w:rsidP="00BD3DFB">
            <w:pPr>
              <w:spacing w:after="0" w:line="240" w:lineRule="auto"/>
              <w:jc w:val="right"/>
              <w:rPr>
                <w:ins w:id="1392" w:author="Moustafa Banbouk" w:date="2018-05-12T12:46:00Z"/>
                <w:rFonts w:ascii="Calibri" w:eastAsia="Times New Roman" w:hAnsi="Calibri" w:cs="Calibri"/>
                <w:color w:val="000000"/>
              </w:rPr>
            </w:pPr>
            <w:ins w:id="1393" w:author="Moustafa Banbouk" w:date="2018-05-12T12:46:00Z">
              <w:r w:rsidRPr="00BD3DFB">
                <w:rPr>
                  <w:rFonts w:ascii="Calibri" w:eastAsia="Times New Roman" w:hAnsi="Calibri" w:cs="Calibri"/>
                  <w:color w:val="000000"/>
                </w:rPr>
                <w:t>5</w:t>
              </w:r>
            </w:ins>
          </w:p>
        </w:tc>
        <w:tc>
          <w:tcPr>
            <w:tcW w:w="2063" w:type="dxa"/>
            <w:tcBorders>
              <w:top w:val="nil"/>
              <w:left w:val="nil"/>
              <w:bottom w:val="single" w:sz="4" w:space="0" w:color="auto"/>
              <w:right w:val="single" w:sz="4" w:space="0" w:color="auto"/>
            </w:tcBorders>
            <w:shd w:val="clear" w:color="auto" w:fill="auto"/>
            <w:vAlign w:val="center"/>
            <w:hideMark/>
            <w:tcPrChange w:id="1394" w:author="Moustafa Banbouk" w:date="2018-05-12T12:47:00Z">
              <w:tcPr>
                <w:tcW w:w="1973" w:type="dxa"/>
                <w:tcBorders>
                  <w:top w:val="nil"/>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rPr>
                <w:ins w:id="1395" w:author="Moustafa Banbouk" w:date="2018-05-12T12:46:00Z"/>
                <w:rFonts w:ascii="Segoe UI" w:eastAsia="Times New Roman" w:hAnsi="Segoe UI" w:cs="Segoe UI"/>
                <w:color w:val="24292E"/>
                <w:sz w:val="24"/>
                <w:szCs w:val="24"/>
              </w:rPr>
            </w:pPr>
            <w:ins w:id="1396" w:author="Moustafa Banbouk" w:date="2018-05-12T12:46:00Z">
              <w:r w:rsidRPr="00BD3DFB">
                <w:rPr>
                  <w:rFonts w:ascii="Segoe UI" w:eastAsia="Times New Roman" w:hAnsi="Segoe UI" w:cs="Segoe UI"/>
                  <w:color w:val="24292E"/>
                  <w:sz w:val="24"/>
                  <w:szCs w:val="24"/>
                </w:rPr>
                <w:t>Linear Ridge CV</w:t>
              </w:r>
            </w:ins>
          </w:p>
        </w:tc>
        <w:tc>
          <w:tcPr>
            <w:tcW w:w="1960" w:type="dxa"/>
            <w:tcBorders>
              <w:top w:val="nil"/>
              <w:left w:val="nil"/>
              <w:bottom w:val="single" w:sz="4" w:space="0" w:color="auto"/>
              <w:right w:val="single" w:sz="4" w:space="0" w:color="auto"/>
            </w:tcBorders>
            <w:shd w:val="clear" w:color="auto" w:fill="auto"/>
            <w:noWrap/>
            <w:vAlign w:val="bottom"/>
            <w:hideMark/>
            <w:tcPrChange w:id="1397" w:author="Moustafa Banbouk" w:date="2018-05-12T12:47:00Z">
              <w:tcPr>
                <w:tcW w:w="1960" w:type="dxa"/>
                <w:tcBorders>
                  <w:top w:val="nil"/>
                  <w:left w:val="nil"/>
                  <w:bottom w:val="single" w:sz="4" w:space="0" w:color="auto"/>
                  <w:right w:val="single" w:sz="4" w:space="0" w:color="auto"/>
                </w:tcBorders>
                <w:shd w:val="clear" w:color="auto" w:fill="auto"/>
                <w:noWrap/>
                <w:vAlign w:val="bottom"/>
                <w:hideMark/>
              </w:tcPr>
            </w:tcPrChange>
          </w:tcPr>
          <w:p w:rsidR="00BD3DFB" w:rsidRPr="00BD3DFB" w:rsidRDefault="00BD3DFB" w:rsidP="00BD3DFB">
            <w:pPr>
              <w:spacing w:after="0" w:line="240" w:lineRule="auto"/>
              <w:rPr>
                <w:ins w:id="1398" w:author="Moustafa Banbouk" w:date="2018-05-12T12:46:00Z"/>
                <w:rFonts w:ascii="Segoe UI" w:eastAsia="Times New Roman" w:hAnsi="Segoe UI" w:cs="Segoe UI"/>
                <w:color w:val="24292E"/>
                <w:sz w:val="24"/>
                <w:szCs w:val="24"/>
              </w:rPr>
            </w:pPr>
            <w:ins w:id="1399" w:author="Moustafa Banbouk" w:date="2018-05-12T12:46:00Z">
              <w:r w:rsidRPr="00BD3DFB">
                <w:rPr>
                  <w:rFonts w:ascii="Segoe UI" w:eastAsia="Times New Roman" w:hAnsi="Segoe UI" w:cs="Segoe UI"/>
                  <w:color w:val="24292E"/>
                  <w:sz w:val="24"/>
                  <w:szCs w:val="24"/>
                </w:rPr>
                <w:t>alphas</w:t>
              </w:r>
              <w:proofErr w:type="gramStart"/>
              <w:r w:rsidRPr="00BD3DFB">
                <w:rPr>
                  <w:rFonts w:ascii="Segoe UI" w:eastAsia="Times New Roman" w:hAnsi="Segoe UI" w:cs="Segoe UI"/>
                  <w:color w:val="24292E"/>
                  <w:sz w:val="24"/>
                  <w:szCs w:val="24"/>
                </w:rPr>
                <w:t>=[</w:t>
              </w:r>
              <w:proofErr w:type="gramEnd"/>
              <w:r w:rsidRPr="00BD3DFB">
                <w:rPr>
                  <w:rFonts w:ascii="Segoe UI" w:eastAsia="Times New Roman" w:hAnsi="Segoe UI" w:cs="Segoe UI"/>
                  <w:color w:val="24292E"/>
                  <w:sz w:val="24"/>
                  <w:szCs w:val="24"/>
                </w:rPr>
                <w:t>0.1, 1.0, 10.0]</w:t>
              </w:r>
            </w:ins>
          </w:p>
        </w:tc>
        <w:tc>
          <w:tcPr>
            <w:tcW w:w="2080" w:type="dxa"/>
            <w:tcBorders>
              <w:top w:val="nil"/>
              <w:left w:val="nil"/>
              <w:bottom w:val="single" w:sz="4" w:space="0" w:color="auto"/>
              <w:right w:val="single" w:sz="4" w:space="0" w:color="auto"/>
            </w:tcBorders>
            <w:shd w:val="clear" w:color="auto" w:fill="auto"/>
            <w:vAlign w:val="center"/>
            <w:hideMark/>
            <w:tcPrChange w:id="1400" w:author="Moustafa Banbouk" w:date="2018-05-12T12:47:00Z">
              <w:tcPr>
                <w:tcW w:w="2080" w:type="dxa"/>
                <w:tcBorders>
                  <w:top w:val="nil"/>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jc w:val="right"/>
              <w:rPr>
                <w:ins w:id="1401" w:author="Moustafa Banbouk" w:date="2018-05-12T12:46:00Z"/>
                <w:rFonts w:ascii="Segoe UI" w:eastAsia="Times New Roman" w:hAnsi="Segoe UI" w:cs="Segoe UI"/>
                <w:color w:val="24292E"/>
                <w:sz w:val="24"/>
                <w:szCs w:val="24"/>
              </w:rPr>
            </w:pPr>
            <w:ins w:id="1402" w:author="Moustafa Banbouk" w:date="2018-05-12T12:46:00Z">
              <w:r w:rsidRPr="00BD3DFB">
                <w:rPr>
                  <w:rFonts w:ascii="Segoe UI" w:eastAsia="Times New Roman" w:hAnsi="Segoe UI" w:cs="Segoe UI"/>
                  <w:color w:val="24292E"/>
                  <w:sz w:val="24"/>
                  <w:szCs w:val="24"/>
                </w:rPr>
                <w:t>26894.85611190</w:t>
              </w:r>
            </w:ins>
          </w:p>
        </w:tc>
        <w:tc>
          <w:tcPr>
            <w:tcW w:w="2178" w:type="dxa"/>
            <w:tcBorders>
              <w:top w:val="nil"/>
              <w:left w:val="nil"/>
              <w:bottom w:val="single" w:sz="4" w:space="0" w:color="auto"/>
              <w:right w:val="single" w:sz="4" w:space="0" w:color="auto"/>
            </w:tcBorders>
            <w:shd w:val="clear" w:color="auto" w:fill="auto"/>
            <w:vAlign w:val="center"/>
            <w:hideMark/>
            <w:tcPrChange w:id="1403" w:author="Moustafa Banbouk" w:date="2018-05-12T12:47:00Z">
              <w:tcPr>
                <w:tcW w:w="2178" w:type="dxa"/>
                <w:tcBorders>
                  <w:top w:val="nil"/>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jc w:val="right"/>
              <w:rPr>
                <w:ins w:id="1404" w:author="Moustafa Banbouk" w:date="2018-05-12T12:46:00Z"/>
                <w:rFonts w:ascii="Segoe UI" w:eastAsia="Times New Roman" w:hAnsi="Segoe UI" w:cs="Segoe UI"/>
                <w:color w:val="24292E"/>
                <w:sz w:val="24"/>
                <w:szCs w:val="24"/>
              </w:rPr>
            </w:pPr>
            <w:ins w:id="1405" w:author="Moustafa Banbouk" w:date="2018-05-12T12:46:00Z">
              <w:r w:rsidRPr="00BD3DFB">
                <w:rPr>
                  <w:rFonts w:ascii="Segoe UI" w:eastAsia="Times New Roman" w:hAnsi="Segoe UI" w:cs="Segoe UI"/>
                  <w:color w:val="24292E"/>
                  <w:sz w:val="24"/>
                  <w:szCs w:val="24"/>
                </w:rPr>
                <w:t>-0.02656488</w:t>
              </w:r>
            </w:ins>
          </w:p>
        </w:tc>
      </w:tr>
      <w:tr w:rsidR="00BD3DFB" w:rsidRPr="00BD3DFB" w:rsidTr="00BD3DFB">
        <w:trPr>
          <w:trHeight w:val="355"/>
          <w:ins w:id="1406" w:author="Moustafa Banbouk" w:date="2018-05-12T12:46:00Z"/>
          <w:trPrChange w:id="1407" w:author="Moustafa Banbouk" w:date="2018-05-12T12:47:00Z">
            <w:trPr>
              <w:trHeight w:val="355"/>
            </w:trPr>
          </w:trPrChange>
        </w:trPr>
        <w:tc>
          <w:tcPr>
            <w:tcW w:w="450" w:type="dxa"/>
            <w:tcBorders>
              <w:top w:val="nil"/>
              <w:left w:val="single" w:sz="4" w:space="0" w:color="auto"/>
              <w:bottom w:val="single" w:sz="4" w:space="0" w:color="auto"/>
              <w:right w:val="single" w:sz="4" w:space="0" w:color="auto"/>
            </w:tcBorders>
            <w:shd w:val="clear" w:color="auto" w:fill="auto"/>
            <w:noWrap/>
            <w:vAlign w:val="bottom"/>
            <w:hideMark/>
            <w:tcPrChange w:id="1408" w:author="Moustafa Banbouk" w:date="2018-05-12T12:47:00Z">
              <w:tcPr>
                <w:tcW w:w="54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BD3DFB" w:rsidRPr="00BD3DFB" w:rsidRDefault="00BD3DFB" w:rsidP="00BD3DFB">
            <w:pPr>
              <w:spacing w:after="0" w:line="240" w:lineRule="auto"/>
              <w:jc w:val="right"/>
              <w:rPr>
                <w:ins w:id="1409" w:author="Moustafa Banbouk" w:date="2018-05-12T12:46:00Z"/>
                <w:rFonts w:ascii="Calibri" w:eastAsia="Times New Roman" w:hAnsi="Calibri" w:cs="Calibri"/>
                <w:color w:val="000000"/>
              </w:rPr>
            </w:pPr>
            <w:ins w:id="1410" w:author="Moustafa Banbouk" w:date="2018-05-12T12:46:00Z">
              <w:r w:rsidRPr="00BD3DFB">
                <w:rPr>
                  <w:rFonts w:ascii="Calibri" w:eastAsia="Times New Roman" w:hAnsi="Calibri" w:cs="Calibri"/>
                  <w:color w:val="000000"/>
                </w:rPr>
                <w:t>6</w:t>
              </w:r>
            </w:ins>
          </w:p>
        </w:tc>
        <w:tc>
          <w:tcPr>
            <w:tcW w:w="2063" w:type="dxa"/>
            <w:tcBorders>
              <w:top w:val="nil"/>
              <w:left w:val="nil"/>
              <w:bottom w:val="single" w:sz="4" w:space="0" w:color="auto"/>
              <w:right w:val="single" w:sz="4" w:space="0" w:color="auto"/>
            </w:tcBorders>
            <w:shd w:val="clear" w:color="auto" w:fill="auto"/>
            <w:vAlign w:val="center"/>
            <w:hideMark/>
            <w:tcPrChange w:id="1411" w:author="Moustafa Banbouk" w:date="2018-05-12T12:47:00Z">
              <w:tcPr>
                <w:tcW w:w="1973" w:type="dxa"/>
                <w:tcBorders>
                  <w:top w:val="nil"/>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rPr>
                <w:ins w:id="1412" w:author="Moustafa Banbouk" w:date="2018-05-12T12:46:00Z"/>
                <w:rFonts w:ascii="Segoe UI" w:eastAsia="Times New Roman" w:hAnsi="Segoe UI" w:cs="Segoe UI"/>
                <w:color w:val="24292E"/>
                <w:sz w:val="24"/>
                <w:szCs w:val="24"/>
              </w:rPr>
            </w:pPr>
            <w:ins w:id="1413" w:author="Moustafa Banbouk" w:date="2018-05-12T12:46:00Z">
              <w:r w:rsidRPr="00BD3DFB">
                <w:rPr>
                  <w:rFonts w:ascii="Segoe UI" w:eastAsia="Times New Roman" w:hAnsi="Segoe UI" w:cs="Segoe UI"/>
                  <w:color w:val="24292E"/>
                  <w:sz w:val="24"/>
                  <w:szCs w:val="24"/>
                </w:rPr>
                <w:t>Linear Lasso</w:t>
              </w:r>
            </w:ins>
          </w:p>
        </w:tc>
        <w:tc>
          <w:tcPr>
            <w:tcW w:w="1960" w:type="dxa"/>
            <w:tcBorders>
              <w:top w:val="nil"/>
              <w:left w:val="nil"/>
              <w:bottom w:val="single" w:sz="4" w:space="0" w:color="auto"/>
              <w:right w:val="single" w:sz="4" w:space="0" w:color="auto"/>
            </w:tcBorders>
            <w:shd w:val="clear" w:color="auto" w:fill="auto"/>
            <w:noWrap/>
            <w:vAlign w:val="bottom"/>
            <w:hideMark/>
            <w:tcPrChange w:id="1414" w:author="Moustafa Banbouk" w:date="2018-05-12T12:47:00Z">
              <w:tcPr>
                <w:tcW w:w="1960" w:type="dxa"/>
                <w:tcBorders>
                  <w:top w:val="nil"/>
                  <w:left w:val="nil"/>
                  <w:bottom w:val="single" w:sz="4" w:space="0" w:color="auto"/>
                  <w:right w:val="single" w:sz="4" w:space="0" w:color="auto"/>
                </w:tcBorders>
                <w:shd w:val="clear" w:color="auto" w:fill="auto"/>
                <w:noWrap/>
                <w:vAlign w:val="bottom"/>
                <w:hideMark/>
              </w:tcPr>
            </w:tcPrChange>
          </w:tcPr>
          <w:p w:rsidR="00BD3DFB" w:rsidRPr="00BD3DFB" w:rsidRDefault="00BD3DFB" w:rsidP="00BD3DFB">
            <w:pPr>
              <w:spacing w:after="0" w:line="240" w:lineRule="auto"/>
              <w:rPr>
                <w:ins w:id="1415" w:author="Moustafa Banbouk" w:date="2018-05-12T12:46:00Z"/>
                <w:rFonts w:ascii="Segoe UI" w:eastAsia="Times New Roman" w:hAnsi="Segoe UI" w:cs="Segoe UI"/>
                <w:color w:val="24292E"/>
                <w:sz w:val="24"/>
                <w:szCs w:val="24"/>
              </w:rPr>
            </w:pPr>
            <w:ins w:id="1416" w:author="Moustafa Banbouk" w:date="2018-05-12T12:46:00Z">
              <w:r w:rsidRPr="00BD3DFB">
                <w:rPr>
                  <w:rFonts w:ascii="Segoe UI" w:eastAsia="Times New Roman" w:hAnsi="Segoe UI" w:cs="Segoe UI"/>
                  <w:color w:val="24292E"/>
                  <w:sz w:val="24"/>
                  <w:szCs w:val="24"/>
                </w:rPr>
                <w:t>alpha = 0.1</w:t>
              </w:r>
            </w:ins>
          </w:p>
        </w:tc>
        <w:tc>
          <w:tcPr>
            <w:tcW w:w="2080" w:type="dxa"/>
            <w:tcBorders>
              <w:top w:val="nil"/>
              <w:left w:val="nil"/>
              <w:bottom w:val="single" w:sz="4" w:space="0" w:color="auto"/>
              <w:right w:val="single" w:sz="4" w:space="0" w:color="auto"/>
            </w:tcBorders>
            <w:shd w:val="clear" w:color="auto" w:fill="auto"/>
            <w:noWrap/>
            <w:vAlign w:val="bottom"/>
            <w:hideMark/>
            <w:tcPrChange w:id="1417" w:author="Moustafa Banbouk" w:date="2018-05-12T12:47:00Z">
              <w:tcPr>
                <w:tcW w:w="2080" w:type="dxa"/>
                <w:tcBorders>
                  <w:top w:val="nil"/>
                  <w:left w:val="nil"/>
                  <w:bottom w:val="single" w:sz="4" w:space="0" w:color="auto"/>
                  <w:right w:val="single" w:sz="4" w:space="0" w:color="auto"/>
                </w:tcBorders>
                <w:shd w:val="clear" w:color="auto" w:fill="auto"/>
                <w:noWrap/>
                <w:vAlign w:val="bottom"/>
                <w:hideMark/>
              </w:tcPr>
            </w:tcPrChange>
          </w:tcPr>
          <w:p w:rsidR="00BD3DFB" w:rsidRPr="00BD3DFB" w:rsidRDefault="00BD3DFB" w:rsidP="00BD3DFB">
            <w:pPr>
              <w:spacing w:after="0" w:line="240" w:lineRule="auto"/>
              <w:jc w:val="right"/>
              <w:rPr>
                <w:ins w:id="1418" w:author="Moustafa Banbouk" w:date="2018-05-12T12:46:00Z"/>
                <w:rFonts w:ascii="Calibri" w:eastAsia="Times New Roman" w:hAnsi="Calibri" w:cs="Calibri"/>
                <w:color w:val="000000"/>
              </w:rPr>
            </w:pPr>
            <w:ins w:id="1419" w:author="Moustafa Banbouk" w:date="2018-05-12T12:46:00Z">
              <w:r w:rsidRPr="00BD3DFB">
                <w:rPr>
                  <w:rFonts w:ascii="Calibri" w:eastAsia="Times New Roman" w:hAnsi="Calibri" w:cs="Calibri"/>
                  <w:color w:val="000000"/>
                </w:rPr>
                <w:t>26898.26207790</w:t>
              </w:r>
            </w:ins>
          </w:p>
        </w:tc>
        <w:tc>
          <w:tcPr>
            <w:tcW w:w="2178" w:type="dxa"/>
            <w:tcBorders>
              <w:top w:val="nil"/>
              <w:left w:val="nil"/>
              <w:bottom w:val="single" w:sz="4" w:space="0" w:color="auto"/>
              <w:right w:val="single" w:sz="4" w:space="0" w:color="auto"/>
            </w:tcBorders>
            <w:shd w:val="clear" w:color="auto" w:fill="auto"/>
            <w:noWrap/>
            <w:vAlign w:val="bottom"/>
            <w:hideMark/>
            <w:tcPrChange w:id="1420" w:author="Moustafa Banbouk" w:date="2018-05-12T12:47:00Z">
              <w:tcPr>
                <w:tcW w:w="2178" w:type="dxa"/>
                <w:tcBorders>
                  <w:top w:val="nil"/>
                  <w:left w:val="nil"/>
                  <w:bottom w:val="single" w:sz="4" w:space="0" w:color="auto"/>
                  <w:right w:val="single" w:sz="4" w:space="0" w:color="auto"/>
                </w:tcBorders>
                <w:shd w:val="clear" w:color="auto" w:fill="auto"/>
                <w:noWrap/>
                <w:vAlign w:val="bottom"/>
                <w:hideMark/>
              </w:tcPr>
            </w:tcPrChange>
          </w:tcPr>
          <w:p w:rsidR="00BD3DFB" w:rsidRPr="00BD3DFB" w:rsidRDefault="00BD3DFB" w:rsidP="00BD3DFB">
            <w:pPr>
              <w:spacing w:after="0" w:line="240" w:lineRule="auto"/>
              <w:jc w:val="right"/>
              <w:rPr>
                <w:ins w:id="1421" w:author="Moustafa Banbouk" w:date="2018-05-12T12:46:00Z"/>
                <w:rFonts w:ascii="Calibri" w:eastAsia="Times New Roman" w:hAnsi="Calibri" w:cs="Calibri"/>
                <w:color w:val="000000"/>
              </w:rPr>
            </w:pPr>
            <w:ins w:id="1422" w:author="Moustafa Banbouk" w:date="2018-05-12T12:46:00Z">
              <w:r w:rsidRPr="00BD3DFB">
                <w:rPr>
                  <w:rFonts w:ascii="Calibri" w:eastAsia="Times New Roman" w:hAnsi="Calibri" w:cs="Calibri"/>
                  <w:color w:val="000000"/>
                </w:rPr>
                <w:t>-0.02682159</w:t>
              </w:r>
            </w:ins>
          </w:p>
        </w:tc>
      </w:tr>
      <w:tr w:rsidR="00BD3DFB" w:rsidRPr="00BD3DFB" w:rsidTr="00BD3DFB">
        <w:trPr>
          <w:trHeight w:val="710"/>
          <w:ins w:id="1423" w:author="Moustafa Banbouk" w:date="2018-05-12T12:46:00Z"/>
          <w:trPrChange w:id="1424" w:author="Moustafa Banbouk" w:date="2018-05-12T12:47:00Z">
            <w:trPr>
              <w:trHeight w:val="710"/>
            </w:trPr>
          </w:trPrChange>
        </w:trPr>
        <w:tc>
          <w:tcPr>
            <w:tcW w:w="450" w:type="dxa"/>
            <w:tcBorders>
              <w:top w:val="nil"/>
              <w:left w:val="single" w:sz="4" w:space="0" w:color="auto"/>
              <w:bottom w:val="single" w:sz="4" w:space="0" w:color="auto"/>
              <w:right w:val="single" w:sz="4" w:space="0" w:color="auto"/>
            </w:tcBorders>
            <w:shd w:val="clear" w:color="auto" w:fill="auto"/>
            <w:noWrap/>
            <w:vAlign w:val="bottom"/>
            <w:hideMark/>
            <w:tcPrChange w:id="1425" w:author="Moustafa Banbouk" w:date="2018-05-12T12:47:00Z">
              <w:tcPr>
                <w:tcW w:w="540" w:type="dxa"/>
                <w:tcBorders>
                  <w:top w:val="nil"/>
                  <w:left w:val="single" w:sz="4" w:space="0" w:color="auto"/>
                  <w:bottom w:val="single" w:sz="4" w:space="0" w:color="auto"/>
                  <w:right w:val="single" w:sz="4" w:space="0" w:color="auto"/>
                </w:tcBorders>
                <w:shd w:val="clear" w:color="auto" w:fill="auto"/>
                <w:noWrap/>
                <w:vAlign w:val="bottom"/>
                <w:hideMark/>
              </w:tcPr>
            </w:tcPrChange>
          </w:tcPr>
          <w:p w:rsidR="00BD3DFB" w:rsidRPr="00BD3DFB" w:rsidRDefault="00BD3DFB" w:rsidP="00BD3DFB">
            <w:pPr>
              <w:spacing w:after="0" w:line="240" w:lineRule="auto"/>
              <w:jc w:val="right"/>
              <w:rPr>
                <w:ins w:id="1426" w:author="Moustafa Banbouk" w:date="2018-05-12T12:46:00Z"/>
                <w:rFonts w:ascii="Calibri" w:eastAsia="Times New Roman" w:hAnsi="Calibri" w:cs="Calibri"/>
                <w:color w:val="000000"/>
              </w:rPr>
            </w:pPr>
            <w:ins w:id="1427" w:author="Moustafa Banbouk" w:date="2018-05-12T12:46:00Z">
              <w:r w:rsidRPr="00BD3DFB">
                <w:rPr>
                  <w:rFonts w:ascii="Calibri" w:eastAsia="Times New Roman" w:hAnsi="Calibri" w:cs="Calibri"/>
                  <w:color w:val="000000"/>
                </w:rPr>
                <w:t>7</w:t>
              </w:r>
            </w:ins>
          </w:p>
        </w:tc>
        <w:tc>
          <w:tcPr>
            <w:tcW w:w="2063" w:type="dxa"/>
            <w:tcBorders>
              <w:top w:val="nil"/>
              <w:left w:val="nil"/>
              <w:bottom w:val="single" w:sz="4" w:space="0" w:color="auto"/>
              <w:right w:val="single" w:sz="4" w:space="0" w:color="auto"/>
            </w:tcBorders>
            <w:shd w:val="clear" w:color="auto" w:fill="auto"/>
            <w:vAlign w:val="center"/>
            <w:hideMark/>
            <w:tcPrChange w:id="1428" w:author="Moustafa Banbouk" w:date="2018-05-12T12:47:00Z">
              <w:tcPr>
                <w:tcW w:w="1973" w:type="dxa"/>
                <w:tcBorders>
                  <w:top w:val="nil"/>
                  <w:left w:val="nil"/>
                  <w:bottom w:val="single" w:sz="4" w:space="0" w:color="auto"/>
                  <w:right w:val="single" w:sz="4" w:space="0" w:color="auto"/>
                </w:tcBorders>
                <w:shd w:val="clear" w:color="auto" w:fill="auto"/>
                <w:vAlign w:val="center"/>
                <w:hideMark/>
              </w:tcPr>
            </w:tcPrChange>
          </w:tcPr>
          <w:p w:rsidR="00BD3DFB" w:rsidRPr="00BD3DFB" w:rsidRDefault="00BD3DFB" w:rsidP="00BD3DFB">
            <w:pPr>
              <w:spacing w:after="0" w:line="240" w:lineRule="auto"/>
              <w:rPr>
                <w:ins w:id="1429" w:author="Moustafa Banbouk" w:date="2018-05-12T12:46:00Z"/>
                <w:rFonts w:ascii="Segoe UI" w:eastAsia="Times New Roman" w:hAnsi="Segoe UI" w:cs="Segoe UI"/>
                <w:color w:val="24292E"/>
                <w:sz w:val="24"/>
                <w:szCs w:val="24"/>
              </w:rPr>
            </w:pPr>
            <w:ins w:id="1430" w:author="Moustafa Banbouk" w:date="2018-05-12T12:46:00Z">
              <w:r w:rsidRPr="00BD3DFB">
                <w:rPr>
                  <w:rFonts w:ascii="Segoe UI" w:eastAsia="Times New Roman" w:hAnsi="Segoe UI" w:cs="Segoe UI"/>
                  <w:color w:val="24292E"/>
                  <w:sz w:val="24"/>
                  <w:szCs w:val="24"/>
                </w:rPr>
                <w:t>Linear Lasso Lars</w:t>
              </w:r>
            </w:ins>
          </w:p>
        </w:tc>
        <w:tc>
          <w:tcPr>
            <w:tcW w:w="1960" w:type="dxa"/>
            <w:tcBorders>
              <w:top w:val="nil"/>
              <w:left w:val="nil"/>
              <w:bottom w:val="single" w:sz="4" w:space="0" w:color="auto"/>
              <w:right w:val="single" w:sz="4" w:space="0" w:color="auto"/>
            </w:tcBorders>
            <w:shd w:val="clear" w:color="auto" w:fill="auto"/>
            <w:noWrap/>
            <w:vAlign w:val="bottom"/>
            <w:hideMark/>
            <w:tcPrChange w:id="1431" w:author="Moustafa Banbouk" w:date="2018-05-12T12:47:00Z">
              <w:tcPr>
                <w:tcW w:w="1960" w:type="dxa"/>
                <w:tcBorders>
                  <w:top w:val="nil"/>
                  <w:left w:val="nil"/>
                  <w:bottom w:val="single" w:sz="4" w:space="0" w:color="auto"/>
                  <w:right w:val="single" w:sz="4" w:space="0" w:color="auto"/>
                </w:tcBorders>
                <w:shd w:val="clear" w:color="auto" w:fill="auto"/>
                <w:noWrap/>
                <w:vAlign w:val="bottom"/>
                <w:hideMark/>
              </w:tcPr>
            </w:tcPrChange>
          </w:tcPr>
          <w:p w:rsidR="00BD3DFB" w:rsidRPr="00BD3DFB" w:rsidRDefault="00BD3DFB" w:rsidP="00BD3DFB">
            <w:pPr>
              <w:spacing w:after="0" w:line="240" w:lineRule="auto"/>
              <w:rPr>
                <w:ins w:id="1432" w:author="Moustafa Banbouk" w:date="2018-05-12T12:46:00Z"/>
                <w:rFonts w:ascii="Segoe UI" w:eastAsia="Times New Roman" w:hAnsi="Segoe UI" w:cs="Segoe UI"/>
                <w:color w:val="24292E"/>
                <w:sz w:val="24"/>
                <w:szCs w:val="24"/>
              </w:rPr>
            </w:pPr>
            <w:ins w:id="1433" w:author="Moustafa Banbouk" w:date="2018-05-12T12:46:00Z">
              <w:r w:rsidRPr="00BD3DFB">
                <w:rPr>
                  <w:rFonts w:ascii="Segoe UI" w:eastAsia="Times New Roman" w:hAnsi="Segoe UI" w:cs="Segoe UI"/>
                  <w:color w:val="24292E"/>
                  <w:sz w:val="24"/>
                  <w:szCs w:val="24"/>
                </w:rPr>
                <w:t>alpha = 0.1</w:t>
              </w:r>
            </w:ins>
          </w:p>
        </w:tc>
        <w:tc>
          <w:tcPr>
            <w:tcW w:w="2080" w:type="dxa"/>
            <w:tcBorders>
              <w:top w:val="nil"/>
              <w:left w:val="nil"/>
              <w:bottom w:val="single" w:sz="4" w:space="0" w:color="auto"/>
              <w:right w:val="single" w:sz="4" w:space="0" w:color="auto"/>
            </w:tcBorders>
            <w:shd w:val="clear" w:color="auto" w:fill="auto"/>
            <w:noWrap/>
            <w:vAlign w:val="bottom"/>
            <w:hideMark/>
            <w:tcPrChange w:id="1434" w:author="Moustafa Banbouk" w:date="2018-05-12T12:47:00Z">
              <w:tcPr>
                <w:tcW w:w="2080" w:type="dxa"/>
                <w:tcBorders>
                  <w:top w:val="nil"/>
                  <w:left w:val="nil"/>
                  <w:bottom w:val="single" w:sz="4" w:space="0" w:color="auto"/>
                  <w:right w:val="single" w:sz="4" w:space="0" w:color="auto"/>
                </w:tcBorders>
                <w:shd w:val="clear" w:color="auto" w:fill="auto"/>
                <w:noWrap/>
                <w:vAlign w:val="bottom"/>
                <w:hideMark/>
              </w:tcPr>
            </w:tcPrChange>
          </w:tcPr>
          <w:p w:rsidR="00BD3DFB" w:rsidRPr="00BD3DFB" w:rsidRDefault="00BD3DFB" w:rsidP="00BD3DFB">
            <w:pPr>
              <w:spacing w:after="0" w:line="240" w:lineRule="auto"/>
              <w:jc w:val="right"/>
              <w:rPr>
                <w:ins w:id="1435" w:author="Moustafa Banbouk" w:date="2018-05-12T12:46:00Z"/>
                <w:rFonts w:ascii="Calibri" w:eastAsia="Times New Roman" w:hAnsi="Calibri" w:cs="Calibri"/>
                <w:color w:val="000000"/>
              </w:rPr>
            </w:pPr>
            <w:ins w:id="1436" w:author="Moustafa Banbouk" w:date="2018-05-12T12:46:00Z">
              <w:r w:rsidRPr="00BD3DFB">
                <w:rPr>
                  <w:rFonts w:ascii="Calibri" w:eastAsia="Times New Roman" w:hAnsi="Calibri" w:cs="Calibri"/>
                  <w:color w:val="000000"/>
                </w:rPr>
                <w:t>31248.47845650</w:t>
              </w:r>
            </w:ins>
          </w:p>
        </w:tc>
        <w:tc>
          <w:tcPr>
            <w:tcW w:w="2178" w:type="dxa"/>
            <w:tcBorders>
              <w:top w:val="nil"/>
              <w:left w:val="nil"/>
              <w:bottom w:val="single" w:sz="4" w:space="0" w:color="auto"/>
              <w:right w:val="single" w:sz="4" w:space="0" w:color="auto"/>
            </w:tcBorders>
            <w:shd w:val="clear" w:color="auto" w:fill="auto"/>
            <w:noWrap/>
            <w:vAlign w:val="bottom"/>
            <w:hideMark/>
            <w:tcPrChange w:id="1437" w:author="Moustafa Banbouk" w:date="2018-05-12T12:47:00Z">
              <w:tcPr>
                <w:tcW w:w="2178" w:type="dxa"/>
                <w:tcBorders>
                  <w:top w:val="nil"/>
                  <w:left w:val="nil"/>
                  <w:bottom w:val="single" w:sz="4" w:space="0" w:color="auto"/>
                  <w:right w:val="single" w:sz="4" w:space="0" w:color="auto"/>
                </w:tcBorders>
                <w:shd w:val="clear" w:color="auto" w:fill="auto"/>
                <w:noWrap/>
                <w:vAlign w:val="bottom"/>
                <w:hideMark/>
              </w:tcPr>
            </w:tcPrChange>
          </w:tcPr>
          <w:p w:rsidR="00BD3DFB" w:rsidRPr="00BD3DFB" w:rsidRDefault="00BD3DFB" w:rsidP="00BD3DFB">
            <w:pPr>
              <w:spacing w:after="0" w:line="240" w:lineRule="auto"/>
              <w:jc w:val="right"/>
              <w:rPr>
                <w:ins w:id="1438" w:author="Moustafa Banbouk" w:date="2018-05-12T12:46:00Z"/>
                <w:rFonts w:ascii="Calibri" w:eastAsia="Times New Roman" w:hAnsi="Calibri" w:cs="Calibri"/>
                <w:color w:val="000000"/>
              </w:rPr>
            </w:pPr>
            <w:ins w:id="1439" w:author="Moustafa Banbouk" w:date="2018-05-12T12:46:00Z">
              <w:r w:rsidRPr="00BD3DFB">
                <w:rPr>
                  <w:rFonts w:ascii="Calibri" w:eastAsia="Times New Roman" w:hAnsi="Calibri" w:cs="Calibri"/>
                  <w:color w:val="000000"/>
                </w:rPr>
                <w:t>-0.42020684</w:t>
              </w:r>
            </w:ins>
          </w:p>
        </w:tc>
      </w:tr>
    </w:tbl>
    <w:p w:rsidR="0080305D" w:rsidRDefault="0080305D">
      <w:pPr>
        <w:spacing w:before="60" w:after="100" w:afterAutospacing="1" w:line="240" w:lineRule="auto"/>
        <w:rPr>
          <w:ins w:id="1440" w:author="Moustafa Banbouk" w:date="2018-05-12T12:25:00Z"/>
          <w:rFonts w:ascii="Segoe UI" w:eastAsia="Times New Roman" w:hAnsi="Segoe UI" w:cs="Segoe UI"/>
          <w:color w:val="24292E"/>
          <w:sz w:val="24"/>
          <w:szCs w:val="24"/>
        </w:rPr>
        <w:pPrChange w:id="1441" w:author="Moustafa Banbouk" w:date="2018-03-25T22:23:00Z">
          <w:pPr>
            <w:numPr>
              <w:numId w:val="10"/>
            </w:numPr>
            <w:tabs>
              <w:tab w:val="num" w:pos="720"/>
            </w:tabs>
            <w:spacing w:before="60" w:after="100" w:afterAutospacing="1" w:line="240" w:lineRule="auto"/>
            <w:ind w:left="720" w:hanging="360"/>
          </w:pPr>
        </w:pPrChange>
      </w:pPr>
    </w:p>
    <w:p w:rsidR="00254771" w:rsidRDefault="00254771">
      <w:pPr>
        <w:spacing w:before="60" w:after="100" w:afterAutospacing="1" w:line="240" w:lineRule="auto"/>
        <w:rPr>
          <w:ins w:id="1442" w:author="Moustafa Banbouk" w:date="2018-03-25T22:41:00Z"/>
          <w:rFonts w:ascii="Segoe UI" w:eastAsia="Times New Roman" w:hAnsi="Segoe UI" w:cs="Segoe UI"/>
          <w:color w:val="24292E"/>
          <w:sz w:val="24"/>
          <w:szCs w:val="24"/>
        </w:rPr>
        <w:pPrChange w:id="1443" w:author="Moustafa Banbouk" w:date="2018-03-25T22:23:00Z">
          <w:pPr>
            <w:numPr>
              <w:numId w:val="10"/>
            </w:numPr>
            <w:tabs>
              <w:tab w:val="num" w:pos="720"/>
            </w:tabs>
            <w:spacing w:before="60" w:after="100" w:afterAutospacing="1" w:line="240" w:lineRule="auto"/>
            <w:ind w:left="720" w:hanging="360"/>
          </w:pPr>
        </w:pPrChange>
      </w:pPr>
      <w:ins w:id="1444" w:author="Moustafa Banbouk" w:date="2018-03-25T22:39:00Z">
        <w:r>
          <w:rPr>
            <w:rFonts w:ascii="Segoe UI" w:eastAsia="Times New Roman" w:hAnsi="Segoe UI" w:cs="Segoe UI"/>
            <w:color w:val="24292E"/>
            <w:sz w:val="24"/>
            <w:szCs w:val="24"/>
          </w:rPr>
          <w:t xml:space="preserve">As </w:t>
        </w:r>
      </w:ins>
      <w:ins w:id="1445" w:author="Moustafa Banbouk" w:date="2018-03-25T22:40:00Z">
        <w:r>
          <w:rPr>
            <w:rFonts w:ascii="Segoe UI" w:eastAsia="Times New Roman" w:hAnsi="Segoe UI" w:cs="Segoe UI"/>
            <w:color w:val="24292E"/>
            <w:sz w:val="24"/>
            <w:szCs w:val="24"/>
          </w:rPr>
          <w:t xml:space="preserve">can be seen from the above graphs, </w:t>
        </w:r>
      </w:ins>
      <w:ins w:id="1446" w:author="Moustafa Banbouk" w:date="2018-03-25T22:41:00Z">
        <w:r>
          <w:rPr>
            <w:rFonts w:ascii="Segoe UI" w:eastAsia="Times New Roman" w:hAnsi="Segoe UI" w:cs="Segoe UI"/>
            <w:color w:val="24292E"/>
            <w:sz w:val="24"/>
            <w:szCs w:val="24"/>
          </w:rPr>
          <w:t>we have similarity of performance between</w:t>
        </w:r>
        <w:r w:rsidR="0098716D">
          <w:rPr>
            <w:rFonts w:ascii="Segoe UI" w:eastAsia="Times New Roman" w:hAnsi="Segoe UI" w:cs="Segoe UI"/>
            <w:color w:val="24292E"/>
            <w:sz w:val="24"/>
            <w:szCs w:val="24"/>
          </w:rPr>
          <w:t xml:space="preserve"> the following algorithms:</w:t>
        </w:r>
      </w:ins>
    </w:p>
    <w:p w:rsidR="0098716D" w:rsidRDefault="0098716D" w:rsidP="0098716D">
      <w:pPr>
        <w:pStyle w:val="ListParagraph"/>
        <w:numPr>
          <w:ilvl w:val="0"/>
          <w:numId w:val="26"/>
        </w:numPr>
        <w:spacing w:before="60" w:after="100" w:afterAutospacing="1" w:line="240" w:lineRule="auto"/>
        <w:rPr>
          <w:ins w:id="1447" w:author="Moustafa Banbouk" w:date="2018-03-25T22:41:00Z"/>
          <w:rFonts w:ascii="Segoe UI" w:eastAsia="Times New Roman" w:hAnsi="Segoe UI" w:cs="Segoe UI"/>
          <w:color w:val="24292E"/>
          <w:sz w:val="24"/>
          <w:szCs w:val="24"/>
        </w:rPr>
      </w:pPr>
      <w:ins w:id="1448" w:author="Moustafa Banbouk" w:date="2018-03-25T22:41:00Z">
        <w:r>
          <w:rPr>
            <w:rFonts w:ascii="Segoe UI" w:eastAsia="Times New Roman" w:hAnsi="Segoe UI" w:cs="Segoe UI"/>
            <w:color w:val="24292E"/>
            <w:sz w:val="24"/>
            <w:szCs w:val="24"/>
          </w:rPr>
          <w:t>L</w:t>
        </w:r>
        <w:r w:rsidRPr="00A65ADB">
          <w:rPr>
            <w:rFonts w:ascii="Segoe UI" w:eastAsia="Times New Roman" w:hAnsi="Segoe UI" w:cs="Segoe UI"/>
            <w:color w:val="24292E"/>
            <w:sz w:val="24"/>
            <w:szCs w:val="24"/>
          </w:rPr>
          <w:t xml:space="preserve">inear </w:t>
        </w:r>
        <w:r>
          <w:rPr>
            <w:rFonts w:ascii="Segoe UI" w:eastAsia="Times New Roman" w:hAnsi="Segoe UI" w:cs="Segoe UI"/>
            <w:color w:val="24292E"/>
            <w:sz w:val="24"/>
            <w:szCs w:val="24"/>
          </w:rPr>
          <w:t>Regression</w:t>
        </w:r>
      </w:ins>
    </w:p>
    <w:p w:rsidR="0098716D" w:rsidRDefault="0098716D" w:rsidP="0098716D">
      <w:pPr>
        <w:pStyle w:val="ListParagraph"/>
        <w:numPr>
          <w:ilvl w:val="0"/>
          <w:numId w:val="26"/>
        </w:numPr>
        <w:spacing w:before="60" w:after="100" w:afterAutospacing="1" w:line="240" w:lineRule="auto"/>
        <w:rPr>
          <w:ins w:id="1449" w:author="Moustafa Banbouk" w:date="2018-03-25T22:41:00Z"/>
          <w:rFonts w:ascii="Segoe UI" w:eastAsia="Times New Roman" w:hAnsi="Segoe UI" w:cs="Segoe UI"/>
          <w:color w:val="24292E"/>
          <w:sz w:val="24"/>
          <w:szCs w:val="24"/>
        </w:rPr>
      </w:pPr>
      <w:ins w:id="1450" w:author="Moustafa Banbouk" w:date="2018-03-25T22:41:00Z">
        <w:r>
          <w:rPr>
            <w:rFonts w:ascii="Segoe UI" w:eastAsia="Times New Roman" w:hAnsi="Segoe UI" w:cs="Segoe UI"/>
            <w:color w:val="24292E"/>
            <w:sz w:val="24"/>
            <w:szCs w:val="24"/>
          </w:rPr>
          <w:t>Bayesian Ridge Regression</w:t>
        </w:r>
      </w:ins>
    </w:p>
    <w:p w:rsidR="0098716D" w:rsidRDefault="0098716D" w:rsidP="0098716D">
      <w:pPr>
        <w:pStyle w:val="ListParagraph"/>
        <w:numPr>
          <w:ilvl w:val="0"/>
          <w:numId w:val="26"/>
        </w:numPr>
        <w:spacing w:before="60" w:after="100" w:afterAutospacing="1" w:line="240" w:lineRule="auto"/>
        <w:rPr>
          <w:ins w:id="1451" w:author="Moustafa Banbouk" w:date="2018-03-25T22:41:00Z"/>
          <w:rFonts w:ascii="Segoe UI" w:eastAsia="Times New Roman" w:hAnsi="Segoe UI" w:cs="Segoe UI"/>
          <w:color w:val="24292E"/>
          <w:sz w:val="24"/>
          <w:szCs w:val="24"/>
        </w:rPr>
      </w:pPr>
      <w:ins w:id="1452" w:author="Moustafa Banbouk" w:date="2018-03-25T22:41:00Z">
        <w:r>
          <w:rPr>
            <w:rFonts w:ascii="Segoe UI" w:eastAsia="Times New Roman" w:hAnsi="Segoe UI" w:cs="Segoe UI"/>
            <w:color w:val="24292E"/>
            <w:sz w:val="24"/>
            <w:szCs w:val="24"/>
          </w:rPr>
          <w:t>Linear Ridge Regression</w:t>
        </w:r>
      </w:ins>
    </w:p>
    <w:p w:rsidR="0098716D" w:rsidRDefault="0098716D" w:rsidP="0098716D">
      <w:pPr>
        <w:pStyle w:val="ListParagraph"/>
        <w:numPr>
          <w:ilvl w:val="0"/>
          <w:numId w:val="26"/>
        </w:numPr>
        <w:spacing w:before="60" w:after="100" w:afterAutospacing="1" w:line="240" w:lineRule="auto"/>
        <w:rPr>
          <w:ins w:id="1453" w:author="Moustafa Banbouk" w:date="2018-03-25T22:41:00Z"/>
          <w:rFonts w:ascii="Segoe UI" w:eastAsia="Times New Roman" w:hAnsi="Segoe UI" w:cs="Segoe UI"/>
          <w:color w:val="24292E"/>
          <w:sz w:val="24"/>
          <w:szCs w:val="24"/>
        </w:rPr>
      </w:pPr>
      <w:ins w:id="1454" w:author="Moustafa Banbouk" w:date="2018-03-25T22:41:00Z">
        <w:r>
          <w:rPr>
            <w:rFonts w:ascii="Segoe UI" w:eastAsia="Times New Roman" w:hAnsi="Segoe UI" w:cs="Segoe UI"/>
            <w:color w:val="24292E"/>
            <w:sz w:val="24"/>
            <w:szCs w:val="24"/>
          </w:rPr>
          <w:t>Linear Lasso Regression</w:t>
        </w:r>
      </w:ins>
    </w:p>
    <w:p w:rsidR="0098716D" w:rsidRPr="00AF7F61" w:rsidDel="00BD3DFB" w:rsidRDefault="0098716D">
      <w:pPr>
        <w:spacing w:before="60" w:after="100" w:afterAutospacing="1" w:line="240" w:lineRule="auto"/>
        <w:rPr>
          <w:del w:id="1455" w:author="Moustafa Banbouk" w:date="2018-05-12T12:47:00Z"/>
          <w:rFonts w:ascii="Segoe UI" w:eastAsia="Times New Roman" w:hAnsi="Segoe UI" w:cs="Segoe UI"/>
          <w:color w:val="24292E"/>
          <w:sz w:val="24"/>
          <w:szCs w:val="24"/>
        </w:rPr>
        <w:pPrChange w:id="1456" w:author="Moustafa Banbouk" w:date="2018-03-25T22:23:00Z">
          <w:pPr>
            <w:numPr>
              <w:numId w:val="10"/>
            </w:numPr>
            <w:tabs>
              <w:tab w:val="num" w:pos="720"/>
            </w:tabs>
            <w:spacing w:before="60" w:after="100" w:afterAutospacing="1" w:line="240" w:lineRule="auto"/>
            <w:ind w:left="720" w:hanging="360"/>
          </w:pPr>
        </w:pPrChange>
      </w:pPr>
    </w:p>
    <w:p w:rsidR="0081171E" w:rsidRPr="0081171E" w:rsidRDefault="0081171E" w:rsidP="0081171E">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81171E">
        <w:rPr>
          <w:rFonts w:ascii="Segoe UI" w:eastAsia="Times New Roman" w:hAnsi="Segoe UI" w:cs="Segoe UI"/>
          <w:b/>
          <w:bCs/>
          <w:color w:val="24292E"/>
          <w:sz w:val="36"/>
          <w:szCs w:val="36"/>
        </w:rPr>
        <w:t>IV. Results</w:t>
      </w:r>
    </w:p>
    <w:p w:rsidR="0081171E" w:rsidRPr="0081171E" w:rsidDel="00F51F66" w:rsidRDefault="0081171E" w:rsidP="0081171E">
      <w:pPr>
        <w:spacing w:after="240" w:line="240" w:lineRule="auto"/>
        <w:rPr>
          <w:del w:id="1457" w:author="Moustafa Banbouk" w:date="2018-04-01T23:02:00Z"/>
          <w:rFonts w:ascii="Segoe UI" w:eastAsia="Times New Roman" w:hAnsi="Segoe UI" w:cs="Segoe UI"/>
          <w:color w:val="24292E"/>
          <w:sz w:val="24"/>
          <w:szCs w:val="24"/>
        </w:rPr>
      </w:pPr>
      <w:del w:id="1458" w:author="Moustafa Banbouk" w:date="2018-04-01T23:02:00Z">
        <w:r w:rsidRPr="0081171E" w:rsidDel="00F51F66">
          <w:rPr>
            <w:rFonts w:ascii="Segoe UI" w:eastAsia="Times New Roman" w:hAnsi="Segoe UI" w:cs="Segoe UI"/>
            <w:i/>
            <w:iCs/>
            <w:color w:val="24292E"/>
            <w:sz w:val="24"/>
            <w:szCs w:val="24"/>
          </w:rPr>
          <w:delText>(approx. 2-3 pages)</w:delText>
        </w:r>
      </w:del>
    </w:p>
    <w:p w:rsidR="0081171E" w:rsidRPr="0081171E" w:rsidRDefault="0081171E" w:rsidP="0081171E">
      <w:pPr>
        <w:spacing w:before="360" w:after="240" w:line="240" w:lineRule="auto"/>
        <w:outlineLvl w:val="2"/>
        <w:rPr>
          <w:rFonts w:ascii="Segoe UI" w:eastAsia="Times New Roman" w:hAnsi="Segoe UI" w:cs="Segoe UI"/>
          <w:b/>
          <w:bCs/>
          <w:color w:val="24292E"/>
          <w:sz w:val="30"/>
          <w:szCs w:val="30"/>
        </w:rPr>
      </w:pPr>
      <w:r w:rsidRPr="0081171E">
        <w:rPr>
          <w:rFonts w:ascii="Segoe UI" w:eastAsia="Times New Roman" w:hAnsi="Segoe UI" w:cs="Segoe UI"/>
          <w:b/>
          <w:bCs/>
          <w:color w:val="24292E"/>
          <w:sz w:val="30"/>
          <w:szCs w:val="30"/>
        </w:rPr>
        <w:t>Model Evaluation and Validation</w:t>
      </w:r>
    </w:p>
    <w:p w:rsidR="0081171E" w:rsidRPr="00BB2149" w:rsidDel="00310735" w:rsidRDefault="0081171E" w:rsidP="0081171E">
      <w:pPr>
        <w:spacing w:after="240" w:line="240" w:lineRule="auto"/>
        <w:rPr>
          <w:del w:id="1459" w:author="Moustafa Banbouk" w:date="2018-03-25T23:13:00Z"/>
          <w:rFonts w:ascii="Segoe UI" w:eastAsia="Times New Roman" w:hAnsi="Segoe UI" w:cs="Segoe UI"/>
          <w:color w:val="24292E"/>
          <w:sz w:val="24"/>
          <w:szCs w:val="24"/>
          <w:highlight w:val="yellow"/>
          <w:rPrChange w:id="1460" w:author="Moustafa Banbouk" w:date="2018-03-25T22:57:00Z">
            <w:rPr>
              <w:del w:id="1461" w:author="Moustafa Banbouk" w:date="2018-03-25T23:13:00Z"/>
              <w:rFonts w:ascii="Segoe UI" w:eastAsia="Times New Roman" w:hAnsi="Segoe UI" w:cs="Segoe UI"/>
              <w:color w:val="24292E"/>
              <w:sz w:val="24"/>
              <w:szCs w:val="24"/>
            </w:rPr>
          </w:rPrChange>
        </w:rPr>
      </w:pPr>
      <w:del w:id="1462" w:author="Moustafa Banbouk" w:date="2018-03-25T23:13:00Z">
        <w:r w:rsidRPr="00BB2149" w:rsidDel="00310735">
          <w:rPr>
            <w:rFonts w:ascii="Segoe UI" w:eastAsia="Times New Roman" w:hAnsi="Segoe UI" w:cs="Segoe UI"/>
            <w:color w:val="24292E"/>
            <w:sz w:val="24"/>
            <w:szCs w:val="24"/>
            <w:highlight w:val="yellow"/>
            <w:rPrChange w:id="1463" w:author="Moustafa Banbouk" w:date="2018-03-25T22:57:00Z">
              <w:rPr>
                <w:rFonts w:ascii="Segoe UI" w:eastAsia="Times New Roman" w:hAnsi="Segoe UI" w:cs="Segoe UI"/>
                <w:color w:val="24292E"/>
                <w:sz w:val="24"/>
                <w:szCs w:val="24"/>
              </w:rPr>
            </w:rPrChange>
          </w:rPr>
          <w:lastRenderedPageBreak/>
          <w:delText>In this section, the final model and any supporting qualities should be evaluated in detail. It should be clear how the final model was derived and why this model was chosen. In addition, some type of analysis should be used to validate the robustness of this model and its solution, such as manipulating the input data or environment to see how the model’s solution is affected (this is called sensitivity analysis). Questions to ask yourself when writing this section:</w:delText>
        </w:r>
      </w:del>
    </w:p>
    <w:p w:rsidR="0081171E" w:rsidRPr="00BB2149" w:rsidDel="00310735" w:rsidRDefault="0081171E" w:rsidP="0081171E">
      <w:pPr>
        <w:numPr>
          <w:ilvl w:val="0"/>
          <w:numId w:val="11"/>
        </w:numPr>
        <w:spacing w:before="100" w:beforeAutospacing="1" w:after="100" w:afterAutospacing="1" w:line="240" w:lineRule="auto"/>
        <w:rPr>
          <w:del w:id="1464" w:author="Moustafa Banbouk" w:date="2018-03-25T23:13:00Z"/>
          <w:rFonts w:ascii="Segoe UI" w:eastAsia="Times New Roman" w:hAnsi="Segoe UI" w:cs="Segoe UI"/>
          <w:color w:val="24292E"/>
          <w:sz w:val="24"/>
          <w:szCs w:val="24"/>
          <w:highlight w:val="yellow"/>
          <w:rPrChange w:id="1465" w:author="Moustafa Banbouk" w:date="2018-03-25T22:57:00Z">
            <w:rPr>
              <w:del w:id="1466" w:author="Moustafa Banbouk" w:date="2018-03-25T23:13:00Z"/>
              <w:rFonts w:ascii="Segoe UI" w:eastAsia="Times New Roman" w:hAnsi="Segoe UI" w:cs="Segoe UI"/>
              <w:color w:val="24292E"/>
              <w:sz w:val="24"/>
              <w:szCs w:val="24"/>
            </w:rPr>
          </w:rPrChange>
        </w:rPr>
      </w:pPr>
      <w:del w:id="1467" w:author="Moustafa Banbouk" w:date="2018-03-25T23:13:00Z">
        <w:r w:rsidRPr="00BB2149" w:rsidDel="00310735">
          <w:rPr>
            <w:rFonts w:ascii="Segoe UI" w:eastAsia="Times New Roman" w:hAnsi="Segoe UI" w:cs="Segoe UI"/>
            <w:i/>
            <w:iCs/>
            <w:color w:val="24292E"/>
            <w:sz w:val="24"/>
            <w:szCs w:val="24"/>
            <w:highlight w:val="yellow"/>
            <w:rPrChange w:id="1468" w:author="Moustafa Banbouk" w:date="2018-03-25T22:57:00Z">
              <w:rPr>
                <w:rFonts w:ascii="Segoe UI" w:eastAsia="Times New Roman" w:hAnsi="Segoe UI" w:cs="Segoe UI"/>
                <w:i/>
                <w:iCs/>
                <w:color w:val="24292E"/>
                <w:sz w:val="24"/>
                <w:szCs w:val="24"/>
              </w:rPr>
            </w:rPrChange>
          </w:rPr>
          <w:delText>Is the final model reasonable and aligning with solution expectations? Are the final parameters of the model appropriate?</w:delText>
        </w:r>
      </w:del>
    </w:p>
    <w:p w:rsidR="0081171E" w:rsidRPr="00BB2149" w:rsidDel="00310735" w:rsidRDefault="0081171E" w:rsidP="0081171E">
      <w:pPr>
        <w:numPr>
          <w:ilvl w:val="0"/>
          <w:numId w:val="11"/>
        </w:numPr>
        <w:spacing w:before="60" w:after="100" w:afterAutospacing="1" w:line="240" w:lineRule="auto"/>
        <w:rPr>
          <w:del w:id="1469" w:author="Moustafa Banbouk" w:date="2018-03-25T23:13:00Z"/>
          <w:rFonts w:ascii="Segoe UI" w:eastAsia="Times New Roman" w:hAnsi="Segoe UI" w:cs="Segoe UI"/>
          <w:color w:val="24292E"/>
          <w:sz w:val="24"/>
          <w:szCs w:val="24"/>
          <w:highlight w:val="yellow"/>
          <w:rPrChange w:id="1470" w:author="Moustafa Banbouk" w:date="2018-03-25T22:57:00Z">
            <w:rPr>
              <w:del w:id="1471" w:author="Moustafa Banbouk" w:date="2018-03-25T23:13:00Z"/>
              <w:rFonts w:ascii="Segoe UI" w:eastAsia="Times New Roman" w:hAnsi="Segoe UI" w:cs="Segoe UI"/>
              <w:color w:val="24292E"/>
              <w:sz w:val="24"/>
              <w:szCs w:val="24"/>
            </w:rPr>
          </w:rPrChange>
        </w:rPr>
      </w:pPr>
      <w:del w:id="1472" w:author="Moustafa Banbouk" w:date="2018-03-25T23:13:00Z">
        <w:r w:rsidRPr="00BB2149" w:rsidDel="00310735">
          <w:rPr>
            <w:rFonts w:ascii="Segoe UI" w:eastAsia="Times New Roman" w:hAnsi="Segoe UI" w:cs="Segoe UI"/>
            <w:i/>
            <w:iCs/>
            <w:color w:val="24292E"/>
            <w:sz w:val="24"/>
            <w:szCs w:val="24"/>
            <w:highlight w:val="yellow"/>
            <w:rPrChange w:id="1473" w:author="Moustafa Banbouk" w:date="2018-03-25T22:57:00Z">
              <w:rPr>
                <w:rFonts w:ascii="Segoe UI" w:eastAsia="Times New Roman" w:hAnsi="Segoe UI" w:cs="Segoe UI"/>
                <w:i/>
                <w:iCs/>
                <w:color w:val="24292E"/>
                <w:sz w:val="24"/>
                <w:szCs w:val="24"/>
              </w:rPr>
            </w:rPrChange>
          </w:rPr>
          <w:delText>Has the final model been tested with various inputs to evaluate whether the model generalizes well to unseen data?</w:delText>
        </w:r>
      </w:del>
    </w:p>
    <w:p w:rsidR="0081171E" w:rsidRPr="00BB2149" w:rsidDel="00310735" w:rsidRDefault="0081171E" w:rsidP="0081171E">
      <w:pPr>
        <w:numPr>
          <w:ilvl w:val="0"/>
          <w:numId w:val="11"/>
        </w:numPr>
        <w:spacing w:before="60" w:after="100" w:afterAutospacing="1" w:line="240" w:lineRule="auto"/>
        <w:rPr>
          <w:del w:id="1474" w:author="Moustafa Banbouk" w:date="2018-03-25T23:13:00Z"/>
          <w:rFonts w:ascii="Segoe UI" w:eastAsia="Times New Roman" w:hAnsi="Segoe UI" w:cs="Segoe UI"/>
          <w:color w:val="24292E"/>
          <w:sz w:val="24"/>
          <w:szCs w:val="24"/>
          <w:highlight w:val="yellow"/>
          <w:rPrChange w:id="1475" w:author="Moustafa Banbouk" w:date="2018-03-25T22:57:00Z">
            <w:rPr>
              <w:del w:id="1476" w:author="Moustafa Banbouk" w:date="2018-03-25T23:13:00Z"/>
              <w:rFonts w:ascii="Segoe UI" w:eastAsia="Times New Roman" w:hAnsi="Segoe UI" w:cs="Segoe UI"/>
              <w:color w:val="24292E"/>
              <w:sz w:val="24"/>
              <w:szCs w:val="24"/>
            </w:rPr>
          </w:rPrChange>
        </w:rPr>
      </w:pPr>
      <w:del w:id="1477" w:author="Moustafa Banbouk" w:date="2018-03-25T23:13:00Z">
        <w:r w:rsidRPr="00BB2149" w:rsidDel="00310735">
          <w:rPr>
            <w:rFonts w:ascii="Segoe UI" w:eastAsia="Times New Roman" w:hAnsi="Segoe UI" w:cs="Segoe UI"/>
            <w:i/>
            <w:iCs/>
            <w:color w:val="24292E"/>
            <w:sz w:val="24"/>
            <w:szCs w:val="24"/>
            <w:highlight w:val="yellow"/>
            <w:rPrChange w:id="1478" w:author="Moustafa Banbouk" w:date="2018-03-25T22:57:00Z">
              <w:rPr>
                <w:rFonts w:ascii="Segoe UI" w:eastAsia="Times New Roman" w:hAnsi="Segoe UI" w:cs="Segoe UI"/>
                <w:i/>
                <w:iCs/>
                <w:color w:val="24292E"/>
                <w:sz w:val="24"/>
                <w:szCs w:val="24"/>
              </w:rPr>
            </w:rPrChange>
          </w:rPr>
          <w:delText>Is the model robust enough for the problem? Do small perturbations (changes) in training data or the input space greatly affect the results?</w:delText>
        </w:r>
      </w:del>
    </w:p>
    <w:p w:rsidR="00BB2149" w:rsidRDefault="0081171E">
      <w:pPr>
        <w:spacing w:before="60" w:after="100" w:afterAutospacing="1" w:line="240" w:lineRule="auto"/>
        <w:rPr>
          <w:ins w:id="1479" w:author="Moustafa Banbouk" w:date="2018-03-25T23:00:00Z"/>
          <w:rFonts w:ascii="Segoe UI" w:eastAsia="Times New Roman" w:hAnsi="Segoe UI" w:cs="Segoe UI"/>
          <w:color w:val="24292E"/>
          <w:sz w:val="24"/>
          <w:szCs w:val="24"/>
        </w:rPr>
        <w:pPrChange w:id="1480" w:author="Moustafa Banbouk" w:date="2018-03-25T22:57:00Z">
          <w:pPr>
            <w:numPr>
              <w:numId w:val="11"/>
            </w:numPr>
            <w:tabs>
              <w:tab w:val="num" w:pos="720"/>
            </w:tabs>
            <w:spacing w:before="60" w:after="100" w:afterAutospacing="1" w:line="240" w:lineRule="auto"/>
            <w:ind w:left="720" w:hanging="360"/>
          </w:pPr>
        </w:pPrChange>
      </w:pPr>
      <w:del w:id="1481" w:author="Moustafa Banbouk" w:date="2018-03-25T23:13:00Z">
        <w:r w:rsidRPr="00BB2149" w:rsidDel="00310735">
          <w:rPr>
            <w:rFonts w:ascii="Segoe UI" w:eastAsia="Times New Roman" w:hAnsi="Segoe UI" w:cs="Segoe UI"/>
            <w:i/>
            <w:iCs/>
            <w:color w:val="24292E"/>
            <w:sz w:val="24"/>
            <w:szCs w:val="24"/>
            <w:highlight w:val="yellow"/>
            <w:rPrChange w:id="1482" w:author="Moustafa Banbouk" w:date="2018-03-25T22:57:00Z">
              <w:rPr>
                <w:rFonts w:ascii="Segoe UI" w:eastAsia="Times New Roman" w:hAnsi="Segoe UI" w:cs="Segoe UI"/>
                <w:i/>
                <w:iCs/>
                <w:color w:val="24292E"/>
                <w:sz w:val="24"/>
                <w:szCs w:val="24"/>
              </w:rPr>
            </w:rPrChange>
          </w:rPr>
          <w:delText>Can results found from the model be trusted?</w:delText>
        </w:r>
      </w:del>
      <w:ins w:id="1483" w:author="Moustafa Banbouk" w:date="2018-03-25T22:59:00Z">
        <w:r w:rsidR="00F66989">
          <w:rPr>
            <w:rFonts w:ascii="Segoe UI" w:eastAsia="Times New Roman" w:hAnsi="Segoe UI" w:cs="Segoe UI"/>
            <w:color w:val="24292E"/>
            <w:sz w:val="24"/>
            <w:szCs w:val="24"/>
          </w:rPr>
          <w:t xml:space="preserve">Since the performance of 4 models is similar, we selected one of these models randomly: “Linear Lasso” and tried to optimize it </w:t>
        </w:r>
      </w:ins>
      <w:ins w:id="1484" w:author="Moustafa Banbouk" w:date="2018-03-25T23:00:00Z">
        <w:r w:rsidR="00F66989">
          <w:rPr>
            <w:rFonts w:ascii="Segoe UI" w:eastAsia="Times New Roman" w:hAnsi="Segoe UI" w:cs="Segoe UI"/>
            <w:color w:val="24292E"/>
            <w:sz w:val="24"/>
            <w:szCs w:val="24"/>
          </w:rPr>
          <w:t>by running multiple iterations based on different hyper parameter values.</w:t>
        </w:r>
      </w:ins>
    </w:p>
    <w:p w:rsidR="00F66989" w:rsidRDefault="00F66989">
      <w:pPr>
        <w:spacing w:before="60" w:after="100" w:afterAutospacing="1" w:line="240" w:lineRule="auto"/>
        <w:rPr>
          <w:ins w:id="1485" w:author="Moustafa Banbouk" w:date="2018-03-25T23:01:00Z"/>
          <w:rFonts w:ascii="Segoe UI" w:eastAsia="Times New Roman" w:hAnsi="Segoe UI" w:cs="Segoe UI"/>
          <w:color w:val="24292E"/>
          <w:sz w:val="24"/>
          <w:szCs w:val="24"/>
        </w:rPr>
        <w:pPrChange w:id="1486" w:author="Moustafa Banbouk" w:date="2018-03-25T22:57:00Z">
          <w:pPr>
            <w:numPr>
              <w:numId w:val="11"/>
            </w:numPr>
            <w:tabs>
              <w:tab w:val="num" w:pos="720"/>
            </w:tabs>
            <w:spacing w:before="60" w:after="100" w:afterAutospacing="1" w:line="240" w:lineRule="auto"/>
            <w:ind w:left="720" w:hanging="360"/>
          </w:pPr>
        </w:pPrChange>
      </w:pPr>
      <w:ins w:id="1487" w:author="Moustafa Banbouk" w:date="2018-03-25T23:00:00Z">
        <w:r>
          <w:rPr>
            <w:rFonts w:ascii="Segoe UI" w:eastAsia="Times New Roman" w:hAnsi="Segoe UI" w:cs="Segoe UI"/>
            <w:color w:val="24292E"/>
            <w:sz w:val="24"/>
            <w:szCs w:val="24"/>
          </w:rPr>
          <w:t>Trial #1: Alpha=</w:t>
        </w:r>
      </w:ins>
      <w:ins w:id="1488" w:author="Moustafa Banbouk" w:date="2018-03-25T23:01:00Z">
        <w:r>
          <w:rPr>
            <w:rFonts w:ascii="Segoe UI" w:eastAsia="Times New Roman" w:hAnsi="Segoe UI" w:cs="Segoe UI"/>
            <w:color w:val="24292E"/>
            <w:sz w:val="24"/>
            <w:szCs w:val="24"/>
          </w:rPr>
          <w:t xml:space="preserve">0.5 / </w:t>
        </w:r>
        <w:proofErr w:type="spellStart"/>
        <w:r>
          <w:rPr>
            <w:rFonts w:ascii="Segoe UI" w:eastAsia="Times New Roman" w:hAnsi="Segoe UI" w:cs="Segoe UI"/>
            <w:color w:val="24292E"/>
            <w:sz w:val="24"/>
            <w:szCs w:val="24"/>
          </w:rPr>
          <w:t>max_iter</w:t>
        </w:r>
        <w:proofErr w:type="spellEnd"/>
        <w:r>
          <w:rPr>
            <w:rFonts w:ascii="Segoe UI" w:eastAsia="Times New Roman" w:hAnsi="Segoe UI" w:cs="Segoe UI"/>
            <w:color w:val="24292E"/>
            <w:sz w:val="24"/>
            <w:szCs w:val="24"/>
          </w:rPr>
          <w:t>=1000 / precompute=True</w:t>
        </w:r>
      </w:ins>
    </w:p>
    <w:p w:rsidR="00F66989" w:rsidRDefault="001F3975">
      <w:pPr>
        <w:spacing w:before="60" w:after="100" w:afterAutospacing="1" w:line="240" w:lineRule="auto"/>
        <w:rPr>
          <w:ins w:id="1489" w:author="Moustafa Banbouk" w:date="2018-03-25T23:01:00Z"/>
          <w:rFonts w:ascii="Segoe UI" w:eastAsia="Times New Roman" w:hAnsi="Segoe UI" w:cs="Segoe UI"/>
          <w:color w:val="24292E"/>
          <w:sz w:val="24"/>
          <w:szCs w:val="24"/>
        </w:rPr>
        <w:pPrChange w:id="1490" w:author="Moustafa Banbouk" w:date="2018-03-25T22:57:00Z">
          <w:pPr>
            <w:numPr>
              <w:numId w:val="11"/>
            </w:numPr>
            <w:tabs>
              <w:tab w:val="num" w:pos="720"/>
            </w:tabs>
            <w:spacing w:before="60" w:after="100" w:afterAutospacing="1" w:line="240" w:lineRule="auto"/>
            <w:ind w:left="720" w:hanging="360"/>
          </w:pPr>
        </w:pPrChange>
      </w:pPr>
      <w:ins w:id="1491" w:author="Moustafa Banbouk" w:date="2018-04-11T23:17:00Z">
        <w:r>
          <w:rPr>
            <w:noProof/>
          </w:rPr>
          <w:drawing>
            <wp:inline distT="0" distB="0" distL="0" distR="0" wp14:anchorId="5E7937BB" wp14:editId="2A223708">
              <wp:extent cx="5486400" cy="3792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792220"/>
                      </a:xfrm>
                      <a:prstGeom prst="rect">
                        <a:avLst/>
                      </a:prstGeom>
                    </pic:spPr>
                  </pic:pic>
                </a:graphicData>
              </a:graphic>
            </wp:inline>
          </w:drawing>
        </w:r>
      </w:ins>
    </w:p>
    <w:p w:rsidR="00F66989" w:rsidRDefault="00F66989">
      <w:pPr>
        <w:spacing w:before="60" w:after="100" w:afterAutospacing="1" w:line="240" w:lineRule="auto"/>
        <w:rPr>
          <w:ins w:id="1492" w:author="Moustafa Banbouk" w:date="2018-03-25T23:02:00Z"/>
          <w:rFonts w:ascii="Segoe UI" w:eastAsia="Times New Roman" w:hAnsi="Segoe UI" w:cs="Segoe UI"/>
          <w:color w:val="24292E"/>
          <w:sz w:val="24"/>
          <w:szCs w:val="24"/>
        </w:rPr>
        <w:pPrChange w:id="1493" w:author="Moustafa Banbouk" w:date="2018-05-12T12:53:00Z">
          <w:pPr>
            <w:numPr>
              <w:numId w:val="11"/>
            </w:numPr>
            <w:tabs>
              <w:tab w:val="num" w:pos="720"/>
            </w:tabs>
            <w:spacing w:before="60" w:after="100" w:afterAutospacing="1" w:line="240" w:lineRule="auto"/>
            <w:ind w:left="720" w:hanging="360"/>
          </w:pPr>
        </w:pPrChange>
      </w:pPr>
      <w:ins w:id="1494" w:author="Moustafa Banbouk" w:date="2018-03-25T23:01:00Z">
        <w:r>
          <w:rPr>
            <w:rFonts w:ascii="Segoe UI" w:eastAsia="Times New Roman" w:hAnsi="Segoe UI" w:cs="Segoe UI"/>
            <w:color w:val="24292E"/>
            <w:sz w:val="24"/>
            <w:szCs w:val="24"/>
          </w:rPr>
          <w:t>Trial #2: alpha=</w:t>
        </w:r>
      </w:ins>
      <w:ins w:id="1495" w:author="Moustafa Banbouk" w:date="2018-03-25T23:02:00Z">
        <w:r>
          <w:rPr>
            <w:rFonts w:ascii="Segoe UI" w:eastAsia="Times New Roman" w:hAnsi="Segoe UI" w:cs="Segoe UI"/>
            <w:color w:val="24292E"/>
            <w:sz w:val="24"/>
            <w:szCs w:val="24"/>
          </w:rPr>
          <w:t xml:space="preserve">0.7 / </w:t>
        </w:r>
        <w:proofErr w:type="spellStart"/>
        <w:r>
          <w:rPr>
            <w:rFonts w:ascii="Segoe UI" w:eastAsia="Times New Roman" w:hAnsi="Segoe UI" w:cs="Segoe UI"/>
            <w:color w:val="24292E"/>
            <w:sz w:val="24"/>
            <w:szCs w:val="24"/>
          </w:rPr>
          <w:t>max_iter</w:t>
        </w:r>
        <w:proofErr w:type="spellEnd"/>
        <w:r>
          <w:rPr>
            <w:rFonts w:ascii="Segoe UI" w:eastAsia="Times New Roman" w:hAnsi="Segoe UI" w:cs="Segoe UI"/>
            <w:color w:val="24292E"/>
            <w:sz w:val="24"/>
            <w:szCs w:val="24"/>
          </w:rPr>
          <w:t>=10000 / precompute=True</w:t>
        </w:r>
      </w:ins>
    </w:p>
    <w:p w:rsidR="00F66989" w:rsidRDefault="001F3975">
      <w:pPr>
        <w:spacing w:before="60" w:after="100" w:afterAutospacing="1" w:line="240" w:lineRule="auto"/>
        <w:rPr>
          <w:ins w:id="1496" w:author="Moustafa Banbouk" w:date="2018-03-25T23:02:00Z"/>
          <w:rFonts w:ascii="Segoe UI" w:eastAsia="Times New Roman" w:hAnsi="Segoe UI" w:cs="Segoe UI"/>
          <w:color w:val="24292E"/>
          <w:sz w:val="24"/>
          <w:szCs w:val="24"/>
        </w:rPr>
        <w:pPrChange w:id="1497" w:author="Moustafa Banbouk" w:date="2018-05-12T12:53:00Z">
          <w:pPr>
            <w:numPr>
              <w:numId w:val="11"/>
            </w:numPr>
            <w:tabs>
              <w:tab w:val="num" w:pos="720"/>
            </w:tabs>
            <w:spacing w:before="60" w:after="100" w:afterAutospacing="1" w:line="240" w:lineRule="auto"/>
            <w:ind w:left="720" w:hanging="360"/>
          </w:pPr>
        </w:pPrChange>
      </w:pPr>
      <w:ins w:id="1498" w:author="Moustafa Banbouk" w:date="2018-04-11T23:18:00Z">
        <w:r>
          <w:rPr>
            <w:noProof/>
          </w:rPr>
          <w:lastRenderedPageBreak/>
          <w:drawing>
            <wp:inline distT="0" distB="0" distL="0" distR="0" wp14:anchorId="3D516927" wp14:editId="58DDE983">
              <wp:extent cx="5486400" cy="38836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883660"/>
                      </a:xfrm>
                      <a:prstGeom prst="rect">
                        <a:avLst/>
                      </a:prstGeom>
                    </pic:spPr>
                  </pic:pic>
                </a:graphicData>
              </a:graphic>
            </wp:inline>
          </w:drawing>
        </w:r>
      </w:ins>
    </w:p>
    <w:p w:rsidR="00F66989" w:rsidRDefault="00F66989" w:rsidP="00FE0262">
      <w:pPr>
        <w:pStyle w:val="Heading4"/>
        <w:shd w:val="clear" w:color="auto" w:fill="FFFFFF"/>
        <w:spacing w:before="240"/>
        <w:rPr>
          <w:ins w:id="1499" w:author="Moustafa Banbouk" w:date="2018-03-25T23:05:00Z"/>
          <w:rFonts w:ascii="Helvetica" w:hAnsi="Helvetica" w:cs="Helvetica"/>
          <w:color w:val="000000"/>
          <w:sz w:val="21"/>
          <w:szCs w:val="21"/>
        </w:rPr>
      </w:pPr>
      <w:ins w:id="1500" w:author="Moustafa Banbouk" w:date="2018-03-25T23:05:00Z">
        <w:r>
          <w:rPr>
            <w:rFonts w:ascii="Helvetica" w:hAnsi="Helvetica" w:cs="Helvetica"/>
            <w:color w:val="000000"/>
            <w:sz w:val="21"/>
            <w:szCs w:val="21"/>
          </w:rPr>
          <w:t xml:space="preserve">Trial #3: Lasso with alpha=0.5 / </w:t>
        </w:r>
        <w:proofErr w:type="spellStart"/>
        <w:r>
          <w:rPr>
            <w:rFonts w:ascii="Helvetica" w:hAnsi="Helvetica" w:cs="Helvetica"/>
            <w:color w:val="000000"/>
            <w:sz w:val="21"/>
            <w:szCs w:val="21"/>
          </w:rPr>
          <w:t>max_iter</w:t>
        </w:r>
        <w:proofErr w:type="spellEnd"/>
        <w:r>
          <w:rPr>
            <w:rFonts w:ascii="Helvetica" w:hAnsi="Helvetica" w:cs="Helvetica"/>
            <w:color w:val="000000"/>
            <w:sz w:val="21"/>
            <w:szCs w:val="21"/>
          </w:rPr>
          <w:t>=100000 / precompute=True</w:t>
        </w:r>
      </w:ins>
    </w:p>
    <w:p w:rsidR="00F66989" w:rsidRDefault="001F3975">
      <w:pPr>
        <w:spacing w:before="60" w:after="100" w:afterAutospacing="1" w:line="240" w:lineRule="auto"/>
        <w:rPr>
          <w:ins w:id="1501" w:author="Moustafa Banbouk" w:date="2018-03-25T23:09:00Z"/>
          <w:rFonts w:ascii="Segoe UI" w:eastAsia="Times New Roman" w:hAnsi="Segoe UI" w:cs="Segoe UI"/>
          <w:color w:val="24292E"/>
          <w:sz w:val="24"/>
          <w:szCs w:val="24"/>
        </w:rPr>
        <w:pPrChange w:id="1502" w:author="Moustafa Banbouk" w:date="2018-05-12T12:53:00Z">
          <w:pPr>
            <w:numPr>
              <w:numId w:val="11"/>
            </w:numPr>
            <w:tabs>
              <w:tab w:val="num" w:pos="720"/>
            </w:tabs>
            <w:spacing w:before="60" w:after="100" w:afterAutospacing="1" w:line="240" w:lineRule="auto"/>
            <w:ind w:left="720" w:hanging="360"/>
          </w:pPr>
        </w:pPrChange>
      </w:pPr>
      <w:ins w:id="1503" w:author="Moustafa Banbouk" w:date="2018-04-11T23:19:00Z">
        <w:r>
          <w:rPr>
            <w:noProof/>
          </w:rPr>
          <w:drawing>
            <wp:inline distT="0" distB="0" distL="0" distR="0" wp14:anchorId="1A2774B8" wp14:editId="2F473384">
              <wp:extent cx="5486400" cy="36309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630930"/>
                      </a:xfrm>
                      <a:prstGeom prst="rect">
                        <a:avLst/>
                      </a:prstGeom>
                    </pic:spPr>
                  </pic:pic>
                </a:graphicData>
              </a:graphic>
            </wp:inline>
          </w:drawing>
        </w:r>
      </w:ins>
    </w:p>
    <w:p w:rsidR="00F66989" w:rsidRDefault="00F66989">
      <w:pPr>
        <w:spacing w:before="60" w:after="100" w:afterAutospacing="1" w:line="240" w:lineRule="auto"/>
        <w:rPr>
          <w:ins w:id="1504" w:author="Moustafa Banbouk" w:date="2018-03-25T23:09:00Z"/>
          <w:rFonts w:ascii="Segoe UI" w:eastAsia="Times New Roman" w:hAnsi="Segoe UI" w:cs="Segoe UI"/>
          <w:color w:val="24292E"/>
          <w:sz w:val="24"/>
          <w:szCs w:val="24"/>
        </w:rPr>
        <w:pPrChange w:id="1505" w:author="Moustafa Banbouk" w:date="2018-05-12T12:53:00Z">
          <w:pPr>
            <w:numPr>
              <w:numId w:val="11"/>
            </w:numPr>
            <w:tabs>
              <w:tab w:val="num" w:pos="720"/>
            </w:tabs>
            <w:spacing w:before="60" w:after="100" w:afterAutospacing="1" w:line="240" w:lineRule="auto"/>
            <w:ind w:left="720" w:hanging="360"/>
          </w:pPr>
        </w:pPrChange>
      </w:pPr>
      <w:ins w:id="1506" w:author="Moustafa Banbouk" w:date="2018-03-25T23:09:00Z">
        <w:r w:rsidRPr="00F66989">
          <w:rPr>
            <w:rFonts w:ascii="Segoe UI" w:eastAsia="Times New Roman" w:hAnsi="Segoe UI" w:cs="Segoe UI"/>
            <w:color w:val="24292E"/>
            <w:sz w:val="24"/>
            <w:szCs w:val="24"/>
          </w:rPr>
          <w:lastRenderedPageBreak/>
          <w:t xml:space="preserve">Trial #4: Lasso with alpha=0.2 / </w:t>
        </w:r>
        <w:proofErr w:type="spellStart"/>
        <w:r w:rsidRPr="00F66989">
          <w:rPr>
            <w:rFonts w:ascii="Segoe UI" w:eastAsia="Times New Roman" w:hAnsi="Segoe UI" w:cs="Segoe UI"/>
            <w:color w:val="24292E"/>
            <w:sz w:val="24"/>
            <w:szCs w:val="24"/>
          </w:rPr>
          <w:t>max_iter</w:t>
        </w:r>
        <w:proofErr w:type="spellEnd"/>
        <w:r w:rsidRPr="00F66989">
          <w:rPr>
            <w:rFonts w:ascii="Segoe UI" w:eastAsia="Times New Roman" w:hAnsi="Segoe UI" w:cs="Segoe UI"/>
            <w:color w:val="24292E"/>
            <w:sz w:val="24"/>
            <w:szCs w:val="24"/>
          </w:rPr>
          <w:t>=100000 / precompute=True</w:t>
        </w:r>
      </w:ins>
    </w:p>
    <w:p w:rsidR="00F66989" w:rsidRDefault="001F3975">
      <w:pPr>
        <w:spacing w:before="60" w:after="100" w:afterAutospacing="1" w:line="240" w:lineRule="auto"/>
        <w:rPr>
          <w:ins w:id="1507" w:author="Moustafa Banbouk" w:date="2018-05-12T12:57:00Z"/>
          <w:rFonts w:ascii="Segoe UI" w:eastAsia="Times New Roman" w:hAnsi="Segoe UI" w:cs="Segoe UI"/>
          <w:color w:val="24292E"/>
          <w:sz w:val="24"/>
          <w:szCs w:val="24"/>
        </w:rPr>
        <w:pPrChange w:id="1508" w:author="Moustafa Banbouk" w:date="2018-05-12T12:53:00Z">
          <w:pPr>
            <w:numPr>
              <w:numId w:val="11"/>
            </w:numPr>
            <w:tabs>
              <w:tab w:val="num" w:pos="720"/>
            </w:tabs>
            <w:spacing w:before="60" w:after="100" w:afterAutospacing="1" w:line="240" w:lineRule="auto"/>
            <w:ind w:left="720" w:hanging="360"/>
          </w:pPr>
        </w:pPrChange>
      </w:pPr>
      <w:ins w:id="1509" w:author="Moustafa Banbouk" w:date="2018-04-11T23:19:00Z">
        <w:r>
          <w:rPr>
            <w:noProof/>
          </w:rPr>
          <w:drawing>
            <wp:inline distT="0" distB="0" distL="0" distR="0" wp14:anchorId="036D7A4C" wp14:editId="78429B0E">
              <wp:extent cx="5486400" cy="38201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820160"/>
                      </a:xfrm>
                      <a:prstGeom prst="rect">
                        <a:avLst/>
                      </a:prstGeom>
                    </pic:spPr>
                  </pic:pic>
                </a:graphicData>
              </a:graphic>
            </wp:inline>
          </w:drawing>
        </w:r>
      </w:ins>
    </w:p>
    <w:tbl>
      <w:tblPr>
        <w:tblStyle w:val="TableGrid"/>
        <w:tblW w:w="9366" w:type="dxa"/>
        <w:tblLook w:val="04A0" w:firstRow="1" w:lastRow="0" w:firstColumn="1" w:lastColumn="0" w:noHBand="0" w:noVBand="1"/>
        <w:tblPrChange w:id="1510" w:author="Moustafa Banbouk" w:date="2018-05-12T12:59:00Z">
          <w:tblPr>
            <w:tblStyle w:val="TableGrid"/>
            <w:tblW w:w="9980" w:type="dxa"/>
            <w:tblLook w:val="04A0" w:firstRow="1" w:lastRow="0" w:firstColumn="1" w:lastColumn="0" w:noHBand="0" w:noVBand="1"/>
          </w:tblPr>
        </w:tblPrChange>
      </w:tblPr>
      <w:tblGrid>
        <w:gridCol w:w="700"/>
        <w:gridCol w:w="1416"/>
        <w:gridCol w:w="846"/>
        <w:gridCol w:w="2340"/>
        <w:gridCol w:w="1980"/>
        <w:gridCol w:w="2084"/>
        <w:tblGridChange w:id="1511">
          <w:tblGrid>
            <w:gridCol w:w="700"/>
            <w:gridCol w:w="1418"/>
            <w:gridCol w:w="847"/>
            <w:gridCol w:w="2340"/>
            <w:gridCol w:w="2591"/>
            <w:gridCol w:w="2084"/>
          </w:tblGrid>
        </w:tblGridChange>
      </w:tblGrid>
      <w:tr w:rsidR="00FE0262" w:rsidRPr="00FE0262" w:rsidTr="00FE0262">
        <w:trPr>
          <w:trHeight w:val="710"/>
          <w:ins w:id="1512" w:author="Moustafa Banbouk" w:date="2018-05-12T12:57:00Z"/>
          <w:trPrChange w:id="1513" w:author="Moustafa Banbouk" w:date="2018-05-12T12:59:00Z">
            <w:trPr>
              <w:trHeight w:val="710"/>
            </w:trPr>
          </w:trPrChange>
        </w:trPr>
        <w:tc>
          <w:tcPr>
            <w:tcW w:w="700" w:type="dxa"/>
            <w:noWrap/>
            <w:hideMark/>
            <w:tcPrChange w:id="1514" w:author="Moustafa Banbouk" w:date="2018-05-12T12:59:00Z">
              <w:tcPr>
                <w:tcW w:w="700" w:type="dxa"/>
                <w:noWrap/>
                <w:hideMark/>
              </w:tcPr>
            </w:tcPrChange>
          </w:tcPr>
          <w:p w:rsidR="00FE0262" w:rsidRPr="00FE0262" w:rsidRDefault="00FE0262" w:rsidP="00FE0262">
            <w:pPr>
              <w:rPr>
                <w:ins w:id="1515" w:author="Moustafa Banbouk" w:date="2018-05-12T12:57:00Z"/>
                <w:rFonts w:ascii="Calibri" w:eastAsia="Times New Roman" w:hAnsi="Calibri" w:cs="Calibri"/>
                <w:b/>
                <w:bCs/>
                <w:color w:val="000000"/>
              </w:rPr>
            </w:pPr>
            <w:ins w:id="1516" w:author="Moustafa Banbouk" w:date="2018-05-12T12:57:00Z">
              <w:r w:rsidRPr="00FE0262">
                <w:rPr>
                  <w:rFonts w:ascii="Calibri" w:eastAsia="Times New Roman" w:hAnsi="Calibri" w:cs="Calibri"/>
                  <w:b/>
                  <w:bCs/>
                  <w:color w:val="000000"/>
                </w:rPr>
                <w:t>ID</w:t>
              </w:r>
            </w:ins>
          </w:p>
        </w:tc>
        <w:tc>
          <w:tcPr>
            <w:tcW w:w="1418" w:type="dxa"/>
            <w:hideMark/>
            <w:tcPrChange w:id="1517" w:author="Moustafa Banbouk" w:date="2018-05-12T12:59:00Z">
              <w:tcPr>
                <w:tcW w:w="1418" w:type="dxa"/>
                <w:hideMark/>
              </w:tcPr>
            </w:tcPrChange>
          </w:tcPr>
          <w:p w:rsidR="00FE0262" w:rsidRPr="00FE0262" w:rsidRDefault="00FE0262" w:rsidP="00FE0262">
            <w:pPr>
              <w:rPr>
                <w:ins w:id="1518" w:author="Moustafa Banbouk" w:date="2018-05-12T12:57:00Z"/>
                <w:rFonts w:ascii="Segoe UI" w:eastAsia="Times New Roman" w:hAnsi="Segoe UI" w:cs="Segoe UI"/>
                <w:b/>
                <w:bCs/>
                <w:color w:val="24292E"/>
                <w:sz w:val="24"/>
                <w:szCs w:val="24"/>
              </w:rPr>
            </w:pPr>
            <w:ins w:id="1519" w:author="Moustafa Banbouk" w:date="2018-05-12T12:57:00Z">
              <w:r w:rsidRPr="00FE0262">
                <w:rPr>
                  <w:rFonts w:ascii="Segoe UI" w:eastAsia="Times New Roman" w:hAnsi="Segoe UI" w:cs="Segoe UI"/>
                  <w:b/>
                  <w:bCs/>
                  <w:color w:val="24292E"/>
                  <w:sz w:val="24"/>
                  <w:szCs w:val="24"/>
                </w:rPr>
                <w:t>Model</w:t>
              </w:r>
            </w:ins>
          </w:p>
        </w:tc>
        <w:tc>
          <w:tcPr>
            <w:tcW w:w="847" w:type="dxa"/>
            <w:hideMark/>
            <w:tcPrChange w:id="1520" w:author="Moustafa Banbouk" w:date="2018-05-12T12:59:00Z">
              <w:tcPr>
                <w:tcW w:w="847" w:type="dxa"/>
                <w:hideMark/>
              </w:tcPr>
            </w:tcPrChange>
          </w:tcPr>
          <w:p w:rsidR="00FE0262" w:rsidRPr="00FE0262" w:rsidRDefault="00FE0262" w:rsidP="00FE0262">
            <w:pPr>
              <w:rPr>
                <w:ins w:id="1521" w:author="Moustafa Banbouk" w:date="2018-05-12T12:57:00Z"/>
                <w:rFonts w:ascii="Segoe UI" w:eastAsia="Times New Roman" w:hAnsi="Segoe UI" w:cs="Segoe UI"/>
                <w:b/>
                <w:bCs/>
                <w:color w:val="24292E"/>
                <w:sz w:val="24"/>
                <w:szCs w:val="24"/>
              </w:rPr>
            </w:pPr>
            <w:ins w:id="1522" w:author="Moustafa Banbouk" w:date="2018-05-12T12:57:00Z">
              <w:r w:rsidRPr="00FE0262">
                <w:rPr>
                  <w:rFonts w:ascii="Segoe UI" w:eastAsia="Times New Roman" w:hAnsi="Segoe UI" w:cs="Segoe UI"/>
                  <w:b/>
                  <w:bCs/>
                  <w:color w:val="24292E"/>
                  <w:sz w:val="24"/>
                  <w:szCs w:val="24"/>
                </w:rPr>
                <w:t>Trial</w:t>
              </w:r>
            </w:ins>
          </w:p>
        </w:tc>
        <w:tc>
          <w:tcPr>
            <w:tcW w:w="2340" w:type="dxa"/>
            <w:hideMark/>
            <w:tcPrChange w:id="1523" w:author="Moustafa Banbouk" w:date="2018-05-12T12:59:00Z">
              <w:tcPr>
                <w:tcW w:w="2340" w:type="dxa"/>
                <w:hideMark/>
              </w:tcPr>
            </w:tcPrChange>
          </w:tcPr>
          <w:p w:rsidR="00FE0262" w:rsidRPr="00FE0262" w:rsidRDefault="00FE0262" w:rsidP="00FE0262">
            <w:pPr>
              <w:rPr>
                <w:ins w:id="1524" w:author="Moustafa Banbouk" w:date="2018-05-12T12:57:00Z"/>
                <w:rFonts w:ascii="Segoe UI" w:eastAsia="Times New Roman" w:hAnsi="Segoe UI" w:cs="Segoe UI"/>
                <w:b/>
                <w:bCs/>
                <w:color w:val="24292E"/>
                <w:sz w:val="24"/>
                <w:szCs w:val="24"/>
              </w:rPr>
            </w:pPr>
            <w:ins w:id="1525" w:author="Moustafa Banbouk" w:date="2018-05-12T12:57:00Z">
              <w:r w:rsidRPr="00FE0262">
                <w:rPr>
                  <w:rFonts w:ascii="Segoe UI" w:eastAsia="Times New Roman" w:hAnsi="Segoe UI" w:cs="Segoe UI"/>
                  <w:b/>
                  <w:bCs/>
                  <w:color w:val="24292E"/>
                  <w:sz w:val="24"/>
                  <w:szCs w:val="24"/>
                </w:rPr>
                <w:t>Parameters</w:t>
              </w:r>
            </w:ins>
          </w:p>
        </w:tc>
        <w:tc>
          <w:tcPr>
            <w:tcW w:w="1980" w:type="dxa"/>
            <w:hideMark/>
            <w:tcPrChange w:id="1526" w:author="Moustafa Banbouk" w:date="2018-05-12T12:59:00Z">
              <w:tcPr>
                <w:tcW w:w="2591" w:type="dxa"/>
                <w:hideMark/>
              </w:tcPr>
            </w:tcPrChange>
          </w:tcPr>
          <w:p w:rsidR="00FE0262" w:rsidRPr="00FE0262" w:rsidRDefault="00FE0262" w:rsidP="00FE0262">
            <w:pPr>
              <w:rPr>
                <w:ins w:id="1527" w:author="Moustafa Banbouk" w:date="2018-05-12T12:57:00Z"/>
                <w:rFonts w:ascii="Segoe UI" w:eastAsia="Times New Roman" w:hAnsi="Segoe UI" w:cs="Segoe UI"/>
                <w:b/>
                <w:bCs/>
                <w:color w:val="24292E"/>
                <w:sz w:val="24"/>
                <w:szCs w:val="24"/>
              </w:rPr>
            </w:pPr>
            <w:ins w:id="1528" w:author="Moustafa Banbouk" w:date="2018-05-12T12:57:00Z">
              <w:r w:rsidRPr="00FE0262">
                <w:rPr>
                  <w:rFonts w:ascii="Segoe UI" w:eastAsia="Times New Roman" w:hAnsi="Segoe UI" w:cs="Segoe UI"/>
                  <w:b/>
                  <w:bCs/>
                  <w:color w:val="24292E"/>
                  <w:sz w:val="24"/>
                  <w:szCs w:val="24"/>
                </w:rPr>
                <w:t>Avg. MSE</w:t>
              </w:r>
            </w:ins>
          </w:p>
        </w:tc>
        <w:tc>
          <w:tcPr>
            <w:tcW w:w="2081" w:type="dxa"/>
            <w:hideMark/>
            <w:tcPrChange w:id="1529" w:author="Moustafa Banbouk" w:date="2018-05-12T12:59:00Z">
              <w:tcPr>
                <w:tcW w:w="2084" w:type="dxa"/>
                <w:hideMark/>
              </w:tcPr>
            </w:tcPrChange>
          </w:tcPr>
          <w:p w:rsidR="00FE0262" w:rsidRPr="00FE0262" w:rsidRDefault="00FE0262" w:rsidP="00FE0262">
            <w:pPr>
              <w:rPr>
                <w:ins w:id="1530" w:author="Moustafa Banbouk" w:date="2018-05-12T12:57:00Z"/>
                <w:rFonts w:ascii="Segoe UI" w:eastAsia="Times New Roman" w:hAnsi="Segoe UI" w:cs="Segoe UI"/>
                <w:b/>
                <w:bCs/>
                <w:color w:val="24292E"/>
                <w:sz w:val="24"/>
                <w:szCs w:val="24"/>
              </w:rPr>
            </w:pPr>
            <w:ins w:id="1531" w:author="Moustafa Banbouk" w:date="2018-05-12T12:57:00Z">
              <w:r w:rsidRPr="00FE0262">
                <w:rPr>
                  <w:rFonts w:ascii="Segoe UI" w:eastAsia="Times New Roman" w:hAnsi="Segoe UI" w:cs="Segoe UI"/>
                  <w:b/>
                  <w:bCs/>
                  <w:color w:val="24292E"/>
                  <w:sz w:val="24"/>
                  <w:szCs w:val="24"/>
                </w:rPr>
                <w:t>Avg. EXP_VAR_SCORE</w:t>
              </w:r>
            </w:ins>
          </w:p>
        </w:tc>
      </w:tr>
      <w:tr w:rsidR="00FE0262" w:rsidRPr="00FE0262" w:rsidTr="00FE0262">
        <w:trPr>
          <w:trHeight w:val="355"/>
          <w:ins w:id="1532" w:author="Moustafa Banbouk" w:date="2018-05-12T12:57:00Z"/>
          <w:trPrChange w:id="1533" w:author="Moustafa Banbouk" w:date="2018-05-12T12:59:00Z">
            <w:trPr>
              <w:trHeight w:val="355"/>
            </w:trPr>
          </w:trPrChange>
        </w:trPr>
        <w:tc>
          <w:tcPr>
            <w:tcW w:w="700" w:type="dxa"/>
            <w:noWrap/>
            <w:hideMark/>
            <w:tcPrChange w:id="1534" w:author="Moustafa Banbouk" w:date="2018-05-12T12:59:00Z">
              <w:tcPr>
                <w:tcW w:w="700" w:type="dxa"/>
                <w:noWrap/>
                <w:hideMark/>
              </w:tcPr>
            </w:tcPrChange>
          </w:tcPr>
          <w:p w:rsidR="00FE0262" w:rsidRPr="00FE0262" w:rsidRDefault="00FE0262" w:rsidP="00FE0262">
            <w:pPr>
              <w:jc w:val="right"/>
              <w:rPr>
                <w:ins w:id="1535" w:author="Moustafa Banbouk" w:date="2018-05-12T12:57:00Z"/>
                <w:rFonts w:ascii="Calibri" w:eastAsia="Times New Roman" w:hAnsi="Calibri" w:cs="Calibri"/>
                <w:color w:val="000000"/>
              </w:rPr>
            </w:pPr>
            <w:ins w:id="1536" w:author="Moustafa Banbouk" w:date="2018-05-12T12:57:00Z">
              <w:r w:rsidRPr="00FE0262">
                <w:rPr>
                  <w:rFonts w:ascii="Calibri" w:eastAsia="Times New Roman" w:hAnsi="Calibri" w:cs="Calibri"/>
                  <w:color w:val="000000"/>
                </w:rPr>
                <w:t>1</w:t>
              </w:r>
            </w:ins>
          </w:p>
        </w:tc>
        <w:tc>
          <w:tcPr>
            <w:tcW w:w="1418" w:type="dxa"/>
            <w:hideMark/>
            <w:tcPrChange w:id="1537" w:author="Moustafa Banbouk" w:date="2018-05-12T12:59:00Z">
              <w:tcPr>
                <w:tcW w:w="1418" w:type="dxa"/>
                <w:hideMark/>
              </w:tcPr>
            </w:tcPrChange>
          </w:tcPr>
          <w:p w:rsidR="00FE0262" w:rsidRPr="00FE0262" w:rsidRDefault="00FE0262" w:rsidP="00FE0262">
            <w:pPr>
              <w:rPr>
                <w:ins w:id="1538" w:author="Moustafa Banbouk" w:date="2018-05-12T12:57:00Z"/>
                <w:rFonts w:ascii="Segoe UI" w:eastAsia="Times New Roman" w:hAnsi="Segoe UI" w:cs="Segoe UI"/>
                <w:color w:val="24292E"/>
                <w:sz w:val="24"/>
                <w:szCs w:val="24"/>
              </w:rPr>
            </w:pPr>
            <w:ins w:id="1539" w:author="Moustafa Banbouk" w:date="2018-05-12T12:57:00Z">
              <w:r w:rsidRPr="00FE0262">
                <w:rPr>
                  <w:rFonts w:ascii="Segoe UI" w:eastAsia="Times New Roman" w:hAnsi="Segoe UI" w:cs="Segoe UI"/>
                  <w:color w:val="24292E"/>
                  <w:sz w:val="24"/>
                  <w:szCs w:val="24"/>
                </w:rPr>
                <w:t>Linear Lasso</w:t>
              </w:r>
            </w:ins>
          </w:p>
        </w:tc>
        <w:tc>
          <w:tcPr>
            <w:tcW w:w="847" w:type="dxa"/>
            <w:hideMark/>
            <w:tcPrChange w:id="1540" w:author="Moustafa Banbouk" w:date="2018-05-12T12:59:00Z">
              <w:tcPr>
                <w:tcW w:w="847" w:type="dxa"/>
                <w:hideMark/>
              </w:tcPr>
            </w:tcPrChange>
          </w:tcPr>
          <w:p w:rsidR="00FE0262" w:rsidRPr="00FE0262" w:rsidRDefault="00FE0262" w:rsidP="00FE0262">
            <w:pPr>
              <w:jc w:val="right"/>
              <w:rPr>
                <w:ins w:id="1541" w:author="Moustafa Banbouk" w:date="2018-05-12T12:57:00Z"/>
                <w:rFonts w:ascii="Segoe UI" w:eastAsia="Times New Roman" w:hAnsi="Segoe UI" w:cs="Segoe UI"/>
                <w:color w:val="24292E"/>
                <w:sz w:val="24"/>
                <w:szCs w:val="24"/>
              </w:rPr>
            </w:pPr>
            <w:ins w:id="1542" w:author="Moustafa Banbouk" w:date="2018-05-12T12:57:00Z">
              <w:r w:rsidRPr="00FE0262">
                <w:rPr>
                  <w:rFonts w:ascii="Segoe UI" w:eastAsia="Times New Roman" w:hAnsi="Segoe UI" w:cs="Segoe UI"/>
                  <w:color w:val="24292E"/>
                  <w:sz w:val="24"/>
                  <w:szCs w:val="24"/>
                </w:rPr>
                <w:t>1</w:t>
              </w:r>
            </w:ins>
          </w:p>
        </w:tc>
        <w:tc>
          <w:tcPr>
            <w:tcW w:w="2340" w:type="dxa"/>
            <w:noWrap/>
            <w:hideMark/>
            <w:tcPrChange w:id="1543" w:author="Moustafa Banbouk" w:date="2018-05-12T12:59:00Z">
              <w:tcPr>
                <w:tcW w:w="2340" w:type="dxa"/>
                <w:noWrap/>
                <w:hideMark/>
              </w:tcPr>
            </w:tcPrChange>
          </w:tcPr>
          <w:p w:rsidR="00FE0262" w:rsidRPr="00FE0262" w:rsidRDefault="00FE0262" w:rsidP="00FE0262">
            <w:pPr>
              <w:rPr>
                <w:ins w:id="1544" w:author="Moustafa Banbouk" w:date="2018-05-12T12:57:00Z"/>
                <w:rFonts w:ascii="Segoe UI" w:eastAsia="Times New Roman" w:hAnsi="Segoe UI" w:cs="Segoe UI"/>
                <w:color w:val="24292E"/>
                <w:sz w:val="24"/>
                <w:szCs w:val="24"/>
              </w:rPr>
            </w:pPr>
            <w:ins w:id="1545" w:author="Moustafa Banbouk" w:date="2018-05-12T12:57:00Z">
              <w:r w:rsidRPr="00FE0262">
                <w:rPr>
                  <w:rFonts w:ascii="Segoe UI" w:eastAsia="Times New Roman" w:hAnsi="Segoe UI" w:cs="Segoe UI"/>
                  <w:color w:val="24292E"/>
                  <w:sz w:val="24"/>
                  <w:szCs w:val="24"/>
                </w:rPr>
                <w:t xml:space="preserve">Alpha=0.5 / </w:t>
              </w:r>
              <w:proofErr w:type="spellStart"/>
              <w:r w:rsidRPr="00FE0262">
                <w:rPr>
                  <w:rFonts w:ascii="Segoe UI" w:eastAsia="Times New Roman" w:hAnsi="Segoe UI" w:cs="Segoe UI"/>
                  <w:color w:val="24292E"/>
                  <w:sz w:val="24"/>
                  <w:szCs w:val="24"/>
                </w:rPr>
                <w:t>max_iter</w:t>
              </w:r>
              <w:proofErr w:type="spellEnd"/>
              <w:r w:rsidRPr="00FE0262">
                <w:rPr>
                  <w:rFonts w:ascii="Segoe UI" w:eastAsia="Times New Roman" w:hAnsi="Segoe UI" w:cs="Segoe UI"/>
                  <w:color w:val="24292E"/>
                  <w:sz w:val="24"/>
                  <w:szCs w:val="24"/>
                </w:rPr>
                <w:t>=1000 / precompute=True</w:t>
              </w:r>
            </w:ins>
          </w:p>
        </w:tc>
        <w:tc>
          <w:tcPr>
            <w:tcW w:w="1980" w:type="dxa"/>
            <w:hideMark/>
            <w:tcPrChange w:id="1546" w:author="Moustafa Banbouk" w:date="2018-05-12T12:59:00Z">
              <w:tcPr>
                <w:tcW w:w="2591" w:type="dxa"/>
                <w:hideMark/>
              </w:tcPr>
            </w:tcPrChange>
          </w:tcPr>
          <w:p w:rsidR="00FE0262" w:rsidRPr="00FE0262" w:rsidRDefault="00FE0262" w:rsidP="00FE0262">
            <w:pPr>
              <w:jc w:val="right"/>
              <w:rPr>
                <w:ins w:id="1547" w:author="Moustafa Banbouk" w:date="2018-05-12T12:57:00Z"/>
                <w:rFonts w:ascii="Segoe UI" w:eastAsia="Times New Roman" w:hAnsi="Segoe UI" w:cs="Segoe UI"/>
                <w:color w:val="24292E"/>
                <w:sz w:val="24"/>
                <w:szCs w:val="24"/>
              </w:rPr>
            </w:pPr>
            <w:ins w:id="1548" w:author="Moustafa Banbouk" w:date="2018-05-12T12:57:00Z">
              <w:r w:rsidRPr="00FE0262">
                <w:rPr>
                  <w:rFonts w:ascii="Segoe UI" w:eastAsia="Times New Roman" w:hAnsi="Segoe UI" w:cs="Segoe UI"/>
                  <w:color w:val="24292E"/>
                  <w:sz w:val="24"/>
                  <w:szCs w:val="24"/>
                </w:rPr>
                <w:t>26896.10125670</w:t>
              </w:r>
            </w:ins>
          </w:p>
        </w:tc>
        <w:tc>
          <w:tcPr>
            <w:tcW w:w="2081" w:type="dxa"/>
            <w:hideMark/>
            <w:tcPrChange w:id="1549" w:author="Moustafa Banbouk" w:date="2018-05-12T12:59:00Z">
              <w:tcPr>
                <w:tcW w:w="2084" w:type="dxa"/>
                <w:hideMark/>
              </w:tcPr>
            </w:tcPrChange>
          </w:tcPr>
          <w:p w:rsidR="00FE0262" w:rsidRPr="00FE0262" w:rsidRDefault="00FE0262" w:rsidP="00FE0262">
            <w:pPr>
              <w:jc w:val="right"/>
              <w:rPr>
                <w:ins w:id="1550" w:author="Moustafa Banbouk" w:date="2018-05-12T12:57:00Z"/>
                <w:rFonts w:ascii="Segoe UI" w:eastAsia="Times New Roman" w:hAnsi="Segoe UI" w:cs="Segoe UI"/>
                <w:color w:val="24292E"/>
                <w:sz w:val="24"/>
                <w:szCs w:val="24"/>
              </w:rPr>
            </w:pPr>
            <w:ins w:id="1551" w:author="Moustafa Banbouk" w:date="2018-05-12T12:57:00Z">
              <w:r w:rsidRPr="00FE0262">
                <w:rPr>
                  <w:rFonts w:ascii="Segoe UI" w:eastAsia="Times New Roman" w:hAnsi="Segoe UI" w:cs="Segoe UI"/>
                  <w:color w:val="24292E"/>
                  <w:sz w:val="24"/>
                  <w:szCs w:val="24"/>
                </w:rPr>
                <w:t>-0.02708642</w:t>
              </w:r>
            </w:ins>
          </w:p>
        </w:tc>
      </w:tr>
      <w:tr w:rsidR="00FE0262" w:rsidRPr="00FE0262" w:rsidTr="00FE0262">
        <w:trPr>
          <w:trHeight w:val="355"/>
          <w:ins w:id="1552" w:author="Moustafa Banbouk" w:date="2018-05-12T12:57:00Z"/>
          <w:trPrChange w:id="1553" w:author="Moustafa Banbouk" w:date="2018-05-12T12:59:00Z">
            <w:trPr>
              <w:trHeight w:val="355"/>
            </w:trPr>
          </w:trPrChange>
        </w:trPr>
        <w:tc>
          <w:tcPr>
            <w:tcW w:w="700" w:type="dxa"/>
            <w:noWrap/>
            <w:hideMark/>
            <w:tcPrChange w:id="1554" w:author="Moustafa Banbouk" w:date="2018-05-12T12:59:00Z">
              <w:tcPr>
                <w:tcW w:w="700" w:type="dxa"/>
                <w:noWrap/>
                <w:hideMark/>
              </w:tcPr>
            </w:tcPrChange>
          </w:tcPr>
          <w:p w:rsidR="00FE0262" w:rsidRPr="00FE0262" w:rsidRDefault="00FE0262" w:rsidP="00FE0262">
            <w:pPr>
              <w:jc w:val="right"/>
              <w:rPr>
                <w:ins w:id="1555" w:author="Moustafa Banbouk" w:date="2018-05-12T12:57:00Z"/>
                <w:rFonts w:ascii="Calibri" w:eastAsia="Times New Roman" w:hAnsi="Calibri" w:cs="Calibri"/>
                <w:color w:val="000000"/>
              </w:rPr>
            </w:pPr>
            <w:ins w:id="1556" w:author="Moustafa Banbouk" w:date="2018-05-12T12:57:00Z">
              <w:r w:rsidRPr="00FE0262">
                <w:rPr>
                  <w:rFonts w:ascii="Calibri" w:eastAsia="Times New Roman" w:hAnsi="Calibri" w:cs="Calibri"/>
                  <w:color w:val="000000"/>
                </w:rPr>
                <w:t>2</w:t>
              </w:r>
            </w:ins>
          </w:p>
        </w:tc>
        <w:tc>
          <w:tcPr>
            <w:tcW w:w="1418" w:type="dxa"/>
            <w:hideMark/>
            <w:tcPrChange w:id="1557" w:author="Moustafa Banbouk" w:date="2018-05-12T12:59:00Z">
              <w:tcPr>
                <w:tcW w:w="1418" w:type="dxa"/>
                <w:hideMark/>
              </w:tcPr>
            </w:tcPrChange>
          </w:tcPr>
          <w:p w:rsidR="00FE0262" w:rsidRPr="00FE0262" w:rsidRDefault="00FE0262" w:rsidP="00FE0262">
            <w:pPr>
              <w:rPr>
                <w:ins w:id="1558" w:author="Moustafa Banbouk" w:date="2018-05-12T12:57:00Z"/>
                <w:rFonts w:ascii="Segoe UI" w:eastAsia="Times New Roman" w:hAnsi="Segoe UI" w:cs="Segoe UI"/>
                <w:color w:val="24292E"/>
                <w:sz w:val="24"/>
                <w:szCs w:val="24"/>
              </w:rPr>
            </w:pPr>
            <w:ins w:id="1559" w:author="Moustafa Banbouk" w:date="2018-05-12T12:57:00Z">
              <w:r w:rsidRPr="00FE0262">
                <w:rPr>
                  <w:rFonts w:ascii="Segoe UI" w:eastAsia="Times New Roman" w:hAnsi="Segoe UI" w:cs="Segoe UI"/>
                  <w:color w:val="24292E"/>
                  <w:sz w:val="24"/>
                  <w:szCs w:val="24"/>
                </w:rPr>
                <w:t>Linear Lasso</w:t>
              </w:r>
            </w:ins>
          </w:p>
        </w:tc>
        <w:tc>
          <w:tcPr>
            <w:tcW w:w="847" w:type="dxa"/>
            <w:hideMark/>
            <w:tcPrChange w:id="1560" w:author="Moustafa Banbouk" w:date="2018-05-12T12:59:00Z">
              <w:tcPr>
                <w:tcW w:w="847" w:type="dxa"/>
                <w:hideMark/>
              </w:tcPr>
            </w:tcPrChange>
          </w:tcPr>
          <w:p w:rsidR="00FE0262" w:rsidRPr="00FE0262" w:rsidRDefault="00FE0262" w:rsidP="00FE0262">
            <w:pPr>
              <w:jc w:val="right"/>
              <w:rPr>
                <w:ins w:id="1561" w:author="Moustafa Banbouk" w:date="2018-05-12T12:57:00Z"/>
                <w:rFonts w:ascii="Segoe UI" w:eastAsia="Times New Roman" w:hAnsi="Segoe UI" w:cs="Segoe UI"/>
                <w:color w:val="24292E"/>
                <w:sz w:val="24"/>
                <w:szCs w:val="24"/>
              </w:rPr>
            </w:pPr>
            <w:ins w:id="1562" w:author="Moustafa Banbouk" w:date="2018-05-12T12:57:00Z">
              <w:r w:rsidRPr="00FE0262">
                <w:rPr>
                  <w:rFonts w:ascii="Segoe UI" w:eastAsia="Times New Roman" w:hAnsi="Segoe UI" w:cs="Segoe UI"/>
                  <w:color w:val="24292E"/>
                  <w:sz w:val="24"/>
                  <w:szCs w:val="24"/>
                </w:rPr>
                <w:t>2</w:t>
              </w:r>
            </w:ins>
          </w:p>
        </w:tc>
        <w:tc>
          <w:tcPr>
            <w:tcW w:w="2340" w:type="dxa"/>
            <w:noWrap/>
            <w:hideMark/>
            <w:tcPrChange w:id="1563" w:author="Moustafa Banbouk" w:date="2018-05-12T12:59:00Z">
              <w:tcPr>
                <w:tcW w:w="2340" w:type="dxa"/>
                <w:noWrap/>
                <w:hideMark/>
              </w:tcPr>
            </w:tcPrChange>
          </w:tcPr>
          <w:p w:rsidR="00FE0262" w:rsidRPr="00FE0262" w:rsidRDefault="00FE0262" w:rsidP="00FE0262">
            <w:pPr>
              <w:rPr>
                <w:ins w:id="1564" w:author="Moustafa Banbouk" w:date="2018-05-12T12:57:00Z"/>
                <w:rFonts w:ascii="Segoe UI" w:eastAsia="Times New Roman" w:hAnsi="Segoe UI" w:cs="Segoe UI"/>
                <w:color w:val="24292E"/>
                <w:sz w:val="24"/>
                <w:szCs w:val="24"/>
              </w:rPr>
            </w:pPr>
            <w:ins w:id="1565" w:author="Moustafa Banbouk" w:date="2018-05-12T12:57:00Z">
              <w:r w:rsidRPr="00FE0262">
                <w:rPr>
                  <w:rFonts w:ascii="Segoe UI" w:eastAsia="Times New Roman" w:hAnsi="Segoe UI" w:cs="Segoe UI"/>
                  <w:color w:val="24292E"/>
                  <w:sz w:val="24"/>
                  <w:szCs w:val="24"/>
                </w:rPr>
                <w:t xml:space="preserve">alpha=0.7 / </w:t>
              </w:r>
              <w:proofErr w:type="spellStart"/>
              <w:r w:rsidRPr="00FE0262">
                <w:rPr>
                  <w:rFonts w:ascii="Segoe UI" w:eastAsia="Times New Roman" w:hAnsi="Segoe UI" w:cs="Segoe UI"/>
                  <w:color w:val="24292E"/>
                  <w:sz w:val="24"/>
                  <w:szCs w:val="24"/>
                </w:rPr>
                <w:t>max_iter</w:t>
              </w:r>
              <w:proofErr w:type="spellEnd"/>
              <w:r w:rsidRPr="00FE0262">
                <w:rPr>
                  <w:rFonts w:ascii="Segoe UI" w:eastAsia="Times New Roman" w:hAnsi="Segoe UI" w:cs="Segoe UI"/>
                  <w:color w:val="24292E"/>
                  <w:sz w:val="24"/>
                  <w:szCs w:val="24"/>
                </w:rPr>
                <w:t>=10000 / precompute=True</w:t>
              </w:r>
            </w:ins>
          </w:p>
        </w:tc>
        <w:tc>
          <w:tcPr>
            <w:tcW w:w="1980" w:type="dxa"/>
            <w:hideMark/>
            <w:tcPrChange w:id="1566" w:author="Moustafa Banbouk" w:date="2018-05-12T12:59:00Z">
              <w:tcPr>
                <w:tcW w:w="2591" w:type="dxa"/>
                <w:hideMark/>
              </w:tcPr>
            </w:tcPrChange>
          </w:tcPr>
          <w:p w:rsidR="00FE0262" w:rsidRPr="00FE0262" w:rsidRDefault="00FE0262" w:rsidP="00FE0262">
            <w:pPr>
              <w:jc w:val="right"/>
              <w:rPr>
                <w:ins w:id="1567" w:author="Moustafa Banbouk" w:date="2018-05-12T12:57:00Z"/>
                <w:rFonts w:ascii="Segoe UI" w:eastAsia="Times New Roman" w:hAnsi="Segoe UI" w:cs="Segoe UI"/>
                <w:color w:val="24292E"/>
                <w:sz w:val="24"/>
                <w:szCs w:val="24"/>
              </w:rPr>
            </w:pPr>
            <w:ins w:id="1568" w:author="Moustafa Banbouk" w:date="2018-05-12T12:57:00Z">
              <w:r w:rsidRPr="00FE0262">
                <w:rPr>
                  <w:rFonts w:ascii="Segoe UI" w:eastAsia="Times New Roman" w:hAnsi="Segoe UI" w:cs="Segoe UI"/>
                  <w:color w:val="24292E"/>
                  <w:sz w:val="24"/>
                  <w:szCs w:val="24"/>
                </w:rPr>
                <w:t>26908.13228870</w:t>
              </w:r>
            </w:ins>
          </w:p>
        </w:tc>
        <w:tc>
          <w:tcPr>
            <w:tcW w:w="2081" w:type="dxa"/>
            <w:hideMark/>
            <w:tcPrChange w:id="1569" w:author="Moustafa Banbouk" w:date="2018-05-12T12:59:00Z">
              <w:tcPr>
                <w:tcW w:w="2084" w:type="dxa"/>
                <w:hideMark/>
              </w:tcPr>
            </w:tcPrChange>
          </w:tcPr>
          <w:p w:rsidR="00FE0262" w:rsidRPr="00FE0262" w:rsidRDefault="00FE0262" w:rsidP="00FE0262">
            <w:pPr>
              <w:jc w:val="right"/>
              <w:rPr>
                <w:ins w:id="1570" w:author="Moustafa Banbouk" w:date="2018-05-12T12:57:00Z"/>
                <w:rFonts w:ascii="Segoe UI" w:eastAsia="Times New Roman" w:hAnsi="Segoe UI" w:cs="Segoe UI"/>
                <w:color w:val="24292E"/>
                <w:sz w:val="24"/>
                <w:szCs w:val="24"/>
              </w:rPr>
            </w:pPr>
            <w:ins w:id="1571" w:author="Moustafa Banbouk" w:date="2018-05-12T12:57:00Z">
              <w:r w:rsidRPr="00FE0262">
                <w:rPr>
                  <w:rFonts w:ascii="Segoe UI" w:eastAsia="Times New Roman" w:hAnsi="Segoe UI" w:cs="Segoe UI"/>
                  <w:color w:val="24292E"/>
                  <w:sz w:val="24"/>
                  <w:szCs w:val="24"/>
                </w:rPr>
                <w:t>-0.02743595</w:t>
              </w:r>
            </w:ins>
          </w:p>
        </w:tc>
      </w:tr>
      <w:tr w:rsidR="00FE0262" w:rsidRPr="00FE0262" w:rsidTr="00FE0262">
        <w:trPr>
          <w:trHeight w:val="1064"/>
          <w:ins w:id="1572" w:author="Moustafa Banbouk" w:date="2018-05-12T12:57:00Z"/>
          <w:trPrChange w:id="1573" w:author="Moustafa Banbouk" w:date="2018-05-12T12:59:00Z">
            <w:trPr>
              <w:trHeight w:val="1064"/>
            </w:trPr>
          </w:trPrChange>
        </w:trPr>
        <w:tc>
          <w:tcPr>
            <w:tcW w:w="700" w:type="dxa"/>
            <w:noWrap/>
            <w:hideMark/>
            <w:tcPrChange w:id="1574" w:author="Moustafa Banbouk" w:date="2018-05-12T12:59:00Z">
              <w:tcPr>
                <w:tcW w:w="700" w:type="dxa"/>
                <w:noWrap/>
                <w:hideMark/>
              </w:tcPr>
            </w:tcPrChange>
          </w:tcPr>
          <w:p w:rsidR="00FE0262" w:rsidRPr="00FE0262" w:rsidRDefault="00FE0262" w:rsidP="00FE0262">
            <w:pPr>
              <w:jc w:val="right"/>
              <w:rPr>
                <w:ins w:id="1575" w:author="Moustafa Banbouk" w:date="2018-05-12T12:57:00Z"/>
                <w:rFonts w:ascii="Calibri" w:eastAsia="Times New Roman" w:hAnsi="Calibri" w:cs="Calibri"/>
                <w:color w:val="000000"/>
              </w:rPr>
            </w:pPr>
            <w:ins w:id="1576" w:author="Moustafa Banbouk" w:date="2018-05-12T12:57:00Z">
              <w:r w:rsidRPr="00FE0262">
                <w:rPr>
                  <w:rFonts w:ascii="Calibri" w:eastAsia="Times New Roman" w:hAnsi="Calibri" w:cs="Calibri"/>
                  <w:color w:val="000000"/>
                </w:rPr>
                <w:t>3</w:t>
              </w:r>
            </w:ins>
          </w:p>
        </w:tc>
        <w:tc>
          <w:tcPr>
            <w:tcW w:w="1418" w:type="dxa"/>
            <w:hideMark/>
            <w:tcPrChange w:id="1577" w:author="Moustafa Banbouk" w:date="2018-05-12T12:59:00Z">
              <w:tcPr>
                <w:tcW w:w="1418" w:type="dxa"/>
                <w:hideMark/>
              </w:tcPr>
            </w:tcPrChange>
          </w:tcPr>
          <w:p w:rsidR="00FE0262" w:rsidRPr="00FE0262" w:rsidRDefault="00FE0262" w:rsidP="00FE0262">
            <w:pPr>
              <w:rPr>
                <w:ins w:id="1578" w:author="Moustafa Banbouk" w:date="2018-05-12T12:57:00Z"/>
                <w:rFonts w:ascii="Segoe UI" w:eastAsia="Times New Roman" w:hAnsi="Segoe UI" w:cs="Segoe UI"/>
                <w:color w:val="24292E"/>
                <w:sz w:val="24"/>
                <w:szCs w:val="24"/>
              </w:rPr>
            </w:pPr>
            <w:ins w:id="1579" w:author="Moustafa Banbouk" w:date="2018-05-12T12:57:00Z">
              <w:r w:rsidRPr="00FE0262">
                <w:rPr>
                  <w:rFonts w:ascii="Segoe UI" w:eastAsia="Times New Roman" w:hAnsi="Segoe UI" w:cs="Segoe UI"/>
                  <w:color w:val="24292E"/>
                  <w:sz w:val="24"/>
                  <w:szCs w:val="24"/>
                </w:rPr>
                <w:t>Linear Lasso</w:t>
              </w:r>
            </w:ins>
          </w:p>
        </w:tc>
        <w:tc>
          <w:tcPr>
            <w:tcW w:w="847" w:type="dxa"/>
            <w:hideMark/>
            <w:tcPrChange w:id="1580" w:author="Moustafa Banbouk" w:date="2018-05-12T12:59:00Z">
              <w:tcPr>
                <w:tcW w:w="847" w:type="dxa"/>
                <w:hideMark/>
              </w:tcPr>
            </w:tcPrChange>
          </w:tcPr>
          <w:p w:rsidR="00FE0262" w:rsidRPr="00FE0262" w:rsidRDefault="00FE0262" w:rsidP="00FE0262">
            <w:pPr>
              <w:jc w:val="right"/>
              <w:rPr>
                <w:ins w:id="1581" w:author="Moustafa Banbouk" w:date="2018-05-12T12:57:00Z"/>
                <w:rFonts w:ascii="Segoe UI" w:eastAsia="Times New Roman" w:hAnsi="Segoe UI" w:cs="Segoe UI"/>
                <w:color w:val="24292E"/>
                <w:sz w:val="24"/>
                <w:szCs w:val="24"/>
              </w:rPr>
            </w:pPr>
            <w:ins w:id="1582" w:author="Moustafa Banbouk" w:date="2018-05-12T12:57:00Z">
              <w:r w:rsidRPr="00FE0262">
                <w:rPr>
                  <w:rFonts w:ascii="Segoe UI" w:eastAsia="Times New Roman" w:hAnsi="Segoe UI" w:cs="Segoe UI"/>
                  <w:color w:val="24292E"/>
                  <w:sz w:val="24"/>
                  <w:szCs w:val="24"/>
                </w:rPr>
                <w:t>3</w:t>
              </w:r>
            </w:ins>
          </w:p>
        </w:tc>
        <w:tc>
          <w:tcPr>
            <w:tcW w:w="2340" w:type="dxa"/>
            <w:hideMark/>
            <w:tcPrChange w:id="1583" w:author="Moustafa Banbouk" w:date="2018-05-12T12:59:00Z">
              <w:tcPr>
                <w:tcW w:w="2340" w:type="dxa"/>
                <w:hideMark/>
              </w:tcPr>
            </w:tcPrChange>
          </w:tcPr>
          <w:p w:rsidR="00FE0262" w:rsidRPr="00FE0262" w:rsidRDefault="00FE0262" w:rsidP="00FE0262">
            <w:pPr>
              <w:rPr>
                <w:ins w:id="1584" w:author="Moustafa Banbouk" w:date="2018-05-12T12:57:00Z"/>
                <w:rFonts w:ascii="Segoe UI" w:eastAsia="Times New Roman" w:hAnsi="Segoe UI" w:cs="Segoe UI"/>
                <w:color w:val="24292E"/>
                <w:sz w:val="24"/>
                <w:szCs w:val="24"/>
              </w:rPr>
            </w:pPr>
            <w:ins w:id="1585" w:author="Moustafa Banbouk" w:date="2018-05-12T12:57:00Z">
              <w:r w:rsidRPr="00FE0262">
                <w:rPr>
                  <w:rFonts w:ascii="Segoe UI" w:eastAsia="Times New Roman" w:hAnsi="Segoe UI" w:cs="Segoe UI"/>
                  <w:color w:val="24292E"/>
                  <w:sz w:val="24"/>
                  <w:szCs w:val="24"/>
                </w:rPr>
                <w:t xml:space="preserve">Lasso with alpha=0.5 / </w:t>
              </w:r>
              <w:proofErr w:type="spellStart"/>
              <w:r w:rsidRPr="00FE0262">
                <w:rPr>
                  <w:rFonts w:ascii="Segoe UI" w:eastAsia="Times New Roman" w:hAnsi="Segoe UI" w:cs="Segoe UI"/>
                  <w:color w:val="24292E"/>
                  <w:sz w:val="24"/>
                  <w:szCs w:val="24"/>
                </w:rPr>
                <w:t>max_iter</w:t>
              </w:r>
              <w:proofErr w:type="spellEnd"/>
              <w:r w:rsidRPr="00FE0262">
                <w:rPr>
                  <w:rFonts w:ascii="Segoe UI" w:eastAsia="Times New Roman" w:hAnsi="Segoe UI" w:cs="Segoe UI"/>
                  <w:color w:val="24292E"/>
                  <w:sz w:val="24"/>
                  <w:szCs w:val="24"/>
                </w:rPr>
                <w:t>=100000 / precompute=True</w:t>
              </w:r>
            </w:ins>
          </w:p>
        </w:tc>
        <w:tc>
          <w:tcPr>
            <w:tcW w:w="1980" w:type="dxa"/>
            <w:hideMark/>
            <w:tcPrChange w:id="1586" w:author="Moustafa Banbouk" w:date="2018-05-12T12:59:00Z">
              <w:tcPr>
                <w:tcW w:w="2591" w:type="dxa"/>
                <w:hideMark/>
              </w:tcPr>
            </w:tcPrChange>
          </w:tcPr>
          <w:p w:rsidR="00FE0262" w:rsidRPr="00FE0262" w:rsidRDefault="00FE0262" w:rsidP="00FE0262">
            <w:pPr>
              <w:jc w:val="right"/>
              <w:rPr>
                <w:ins w:id="1587" w:author="Moustafa Banbouk" w:date="2018-05-12T12:57:00Z"/>
                <w:rFonts w:ascii="Segoe UI" w:eastAsia="Times New Roman" w:hAnsi="Segoe UI" w:cs="Segoe UI"/>
                <w:color w:val="24292E"/>
                <w:sz w:val="24"/>
                <w:szCs w:val="24"/>
              </w:rPr>
            </w:pPr>
            <w:ins w:id="1588" w:author="Moustafa Banbouk" w:date="2018-05-12T12:57:00Z">
              <w:r w:rsidRPr="00FE0262">
                <w:rPr>
                  <w:rFonts w:ascii="Segoe UI" w:eastAsia="Times New Roman" w:hAnsi="Segoe UI" w:cs="Segoe UI"/>
                  <w:color w:val="24292E"/>
                  <w:sz w:val="24"/>
                  <w:szCs w:val="24"/>
                </w:rPr>
                <w:t>26896.10125670</w:t>
              </w:r>
            </w:ins>
          </w:p>
        </w:tc>
        <w:tc>
          <w:tcPr>
            <w:tcW w:w="2081" w:type="dxa"/>
            <w:hideMark/>
            <w:tcPrChange w:id="1589" w:author="Moustafa Banbouk" w:date="2018-05-12T12:59:00Z">
              <w:tcPr>
                <w:tcW w:w="2084" w:type="dxa"/>
                <w:hideMark/>
              </w:tcPr>
            </w:tcPrChange>
          </w:tcPr>
          <w:p w:rsidR="00FE0262" w:rsidRPr="00FE0262" w:rsidRDefault="00FE0262" w:rsidP="00FE0262">
            <w:pPr>
              <w:jc w:val="right"/>
              <w:rPr>
                <w:ins w:id="1590" w:author="Moustafa Banbouk" w:date="2018-05-12T12:57:00Z"/>
                <w:rFonts w:ascii="Segoe UI" w:eastAsia="Times New Roman" w:hAnsi="Segoe UI" w:cs="Segoe UI"/>
                <w:color w:val="24292E"/>
                <w:sz w:val="24"/>
                <w:szCs w:val="24"/>
              </w:rPr>
            </w:pPr>
            <w:ins w:id="1591" w:author="Moustafa Banbouk" w:date="2018-05-12T12:57:00Z">
              <w:r w:rsidRPr="00FE0262">
                <w:rPr>
                  <w:rFonts w:ascii="Segoe UI" w:eastAsia="Times New Roman" w:hAnsi="Segoe UI" w:cs="Segoe UI"/>
                  <w:color w:val="24292E"/>
                  <w:sz w:val="24"/>
                  <w:szCs w:val="24"/>
                </w:rPr>
                <w:t>-0.02708642</w:t>
              </w:r>
            </w:ins>
          </w:p>
        </w:tc>
      </w:tr>
      <w:tr w:rsidR="00FE0262" w:rsidRPr="00FE0262" w:rsidTr="00FE0262">
        <w:trPr>
          <w:trHeight w:val="1064"/>
          <w:ins w:id="1592" w:author="Moustafa Banbouk" w:date="2018-05-12T12:57:00Z"/>
          <w:trPrChange w:id="1593" w:author="Moustafa Banbouk" w:date="2018-05-12T12:59:00Z">
            <w:trPr>
              <w:trHeight w:val="1064"/>
            </w:trPr>
          </w:trPrChange>
        </w:trPr>
        <w:tc>
          <w:tcPr>
            <w:tcW w:w="700" w:type="dxa"/>
            <w:noWrap/>
            <w:hideMark/>
            <w:tcPrChange w:id="1594" w:author="Moustafa Banbouk" w:date="2018-05-12T12:59:00Z">
              <w:tcPr>
                <w:tcW w:w="700" w:type="dxa"/>
                <w:noWrap/>
                <w:hideMark/>
              </w:tcPr>
            </w:tcPrChange>
          </w:tcPr>
          <w:p w:rsidR="00FE0262" w:rsidRPr="00FE0262" w:rsidRDefault="00FE0262" w:rsidP="00FE0262">
            <w:pPr>
              <w:jc w:val="right"/>
              <w:rPr>
                <w:ins w:id="1595" w:author="Moustafa Banbouk" w:date="2018-05-12T12:57:00Z"/>
                <w:rFonts w:ascii="Calibri" w:eastAsia="Times New Roman" w:hAnsi="Calibri" w:cs="Calibri"/>
                <w:color w:val="000000"/>
              </w:rPr>
            </w:pPr>
            <w:ins w:id="1596" w:author="Moustafa Banbouk" w:date="2018-05-12T12:57:00Z">
              <w:r w:rsidRPr="00FE0262">
                <w:rPr>
                  <w:rFonts w:ascii="Calibri" w:eastAsia="Times New Roman" w:hAnsi="Calibri" w:cs="Calibri"/>
                  <w:color w:val="000000"/>
                </w:rPr>
                <w:t>4</w:t>
              </w:r>
            </w:ins>
          </w:p>
        </w:tc>
        <w:tc>
          <w:tcPr>
            <w:tcW w:w="1418" w:type="dxa"/>
            <w:hideMark/>
            <w:tcPrChange w:id="1597" w:author="Moustafa Banbouk" w:date="2018-05-12T12:59:00Z">
              <w:tcPr>
                <w:tcW w:w="1418" w:type="dxa"/>
                <w:hideMark/>
              </w:tcPr>
            </w:tcPrChange>
          </w:tcPr>
          <w:p w:rsidR="00FE0262" w:rsidRPr="00FE0262" w:rsidRDefault="00FE0262" w:rsidP="00FE0262">
            <w:pPr>
              <w:rPr>
                <w:ins w:id="1598" w:author="Moustafa Banbouk" w:date="2018-05-12T12:57:00Z"/>
                <w:rFonts w:ascii="Segoe UI" w:eastAsia="Times New Roman" w:hAnsi="Segoe UI" w:cs="Segoe UI"/>
                <w:color w:val="24292E"/>
                <w:sz w:val="24"/>
                <w:szCs w:val="24"/>
              </w:rPr>
            </w:pPr>
            <w:ins w:id="1599" w:author="Moustafa Banbouk" w:date="2018-05-12T12:57:00Z">
              <w:r w:rsidRPr="00FE0262">
                <w:rPr>
                  <w:rFonts w:ascii="Segoe UI" w:eastAsia="Times New Roman" w:hAnsi="Segoe UI" w:cs="Segoe UI"/>
                  <w:color w:val="24292E"/>
                  <w:sz w:val="24"/>
                  <w:szCs w:val="24"/>
                </w:rPr>
                <w:t>Linear Lasso</w:t>
              </w:r>
            </w:ins>
          </w:p>
        </w:tc>
        <w:tc>
          <w:tcPr>
            <w:tcW w:w="847" w:type="dxa"/>
            <w:hideMark/>
            <w:tcPrChange w:id="1600" w:author="Moustafa Banbouk" w:date="2018-05-12T12:59:00Z">
              <w:tcPr>
                <w:tcW w:w="847" w:type="dxa"/>
                <w:hideMark/>
              </w:tcPr>
            </w:tcPrChange>
          </w:tcPr>
          <w:p w:rsidR="00FE0262" w:rsidRPr="00FE0262" w:rsidRDefault="00FE0262" w:rsidP="00FE0262">
            <w:pPr>
              <w:jc w:val="right"/>
              <w:rPr>
                <w:ins w:id="1601" w:author="Moustafa Banbouk" w:date="2018-05-12T12:57:00Z"/>
                <w:rFonts w:ascii="Segoe UI" w:eastAsia="Times New Roman" w:hAnsi="Segoe UI" w:cs="Segoe UI"/>
                <w:color w:val="24292E"/>
                <w:sz w:val="24"/>
                <w:szCs w:val="24"/>
              </w:rPr>
            </w:pPr>
            <w:ins w:id="1602" w:author="Moustafa Banbouk" w:date="2018-05-12T12:57:00Z">
              <w:r w:rsidRPr="00FE0262">
                <w:rPr>
                  <w:rFonts w:ascii="Segoe UI" w:eastAsia="Times New Roman" w:hAnsi="Segoe UI" w:cs="Segoe UI"/>
                  <w:color w:val="24292E"/>
                  <w:sz w:val="24"/>
                  <w:szCs w:val="24"/>
                </w:rPr>
                <w:t>4</w:t>
              </w:r>
            </w:ins>
          </w:p>
        </w:tc>
        <w:tc>
          <w:tcPr>
            <w:tcW w:w="2340" w:type="dxa"/>
            <w:hideMark/>
            <w:tcPrChange w:id="1603" w:author="Moustafa Banbouk" w:date="2018-05-12T12:59:00Z">
              <w:tcPr>
                <w:tcW w:w="2340" w:type="dxa"/>
                <w:hideMark/>
              </w:tcPr>
            </w:tcPrChange>
          </w:tcPr>
          <w:p w:rsidR="00FE0262" w:rsidRPr="00FE0262" w:rsidRDefault="00FE0262" w:rsidP="00FE0262">
            <w:pPr>
              <w:rPr>
                <w:ins w:id="1604" w:author="Moustafa Banbouk" w:date="2018-05-12T12:57:00Z"/>
                <w:rFonts w:ascii="Segoe UI" w:eastAsia="Times New Roman" w:hAnsi="Segoe UI" w:cs="Segoe UI"/>
                <w:color w:val="24292E"/>
                <w:sz w:val="24"/>
                <w:szCs w:val="24"/>
              </w:rPr>
            </w:pPr>
            <w:ins w:id="1605" w:author="Moustafa Banbouk" w:date="2018-05-12T12:57:00Z">
              <w:r w:rsidRPr="00FE0262">
                <w:rPr>
                  <w:rFonts w:ascii="Segoe UI" w:eastAsia="Times New Roman" w:hAnsi="Segoe UI" w:cs="Segoe UI"/>
                  <w:color w:val="24292E"/>
                  <w:sz w:val="24"/>
                  <w:szCs w:val="24"/>
                </w:rPr>
                <w:t xml:space="preserve">Lasso with alpha=0.2 / </w:t>
              </w:r>
              <w:proofErr w:type="spellStart"/>
              <w:r w:rsidRPr="00FE0262">
                <w:rPr>
                  <w:rFonts w:ascii="Segoe UI" w:eastAsia="Times New Roman" w:hAnsi="Segoe UI" w:cs="Segoe UI"/>
                  <w:color w:val="24292E"/>
                  <w:sz w:val="24"/>
                  <w:szCs w:val="24"/>
                </w:rPr>
                <w:t>max_iter</w:t>
              </w:r>
              <w:proofErr w:type="spellEnd"/>
              <w:r w:rsidRPr="00FE0262">
                <w:rPr>
                  <w:rFonts w:ascii="Segoe UI" w:eastAsia="Times New Roman" w:hAnsi="Segoe UI" w:cs="Segoe UI"/>
                  <w:color w:val="24292E"/>
                  <w:sz w:val="24"/>
                  <w:szCs w:val="24"/>
                </w:rPr>
                <w:t>=100000 / precompute=True</w:t>
              </w:r>
            </w:ins>
          </w:p>
        </w:tc>
        <w:tc>
          <w:tcPr>
            <w:tcW w:w="1980" w:type="dxa"/>
            <w:hideMark/>
            <w:tcPrChange w:id="1606" w:author="Moustafa Banbouk" w:date="2018-05-12T12:59:00Z">
              <w:tcPr>
                <w:tcW w:w="2591" w:type="dxa"/>
                <w:hideMark/>
              </w:tcPr>
            </w:tcPrChange>
          </w:tcPr>
          <w:p w:rsidR="00FE0262" w:rsidRPr="00FE0262" w:rsidRDefault="00FE0262" w:rsidP="00FE0262">
            <w:pPr>
              <w:jc w:val="right"/>
              <w:rPr>
                <w:ins w:id="1607" w:author="Moustafa Banbouk" w:date="2018-05-12T12:57:00Z"/>
                <w:rFonts w:ascii="Segoe UI" w:eastAsia="Times New Roman" w:hAnsi="Segoe UI" w:cs="Segoe UI"/>
                <w:color w:val="24292E"/>
                <w:sz w:val="24"/>
                <w:szCs w:val="24"/>
              </w:rPr>
            </w:pPr>
            <w:ins w:id="1608" w:author="Moustafa Banbouk" w:date="2018-05-12T12:57:00Z">
              <w:r w:rsidRPr="00FE0262">
                <w:rPr>
                  <w:rFonts w:ascii="Segoe UI" w:eastAsia="Times New Roman" w:hAnsi="Segoe UI" w:cs="Segoe UI"/>
                  <w:color w:val="24292E"/>
                  <w:sz w:val="24"/>
                  <w:szCs w:val="24"/>
                </w:rPr>
                <w:t>26895.95726130</w:t>
              </w:r>
            </w:ins>
          </w:p>
        </w:tc>
        <w:tc>
          <w:tcPr>
            <w:tcW w:w="2081" w:type="dxa"/>
            <w:hideMark/>
            <w:tcPrChange w:id="1609" w:author="Moustafa Banbouk" w:date="2018-05-12T12:59:00Z">
              <w:tcPr>
                <w:tcW w:w="2084" w:type="dxa"/>
                <w:hideMark/>
              </w:tcPr>
            </w:tcPrChange>
          </w:tcPr>
          <w:p w:rsidR="00FE0262" w:rsidRPr="00FE0262" w:rsidRDefault="00FE0262" w:rsidP="00FE0262">
            <w:pPr>
              <w:jc w:val="right"/>
              <w:rPr>
                <w:ins w:id="1610" w:author="Moustafa Banbouk" w:date="2018-05-12T12:57:00Z"/>
                <w:rFonts w:ascii="Segoe UI" w:eastAsia="Times New Roman" w:hAnsi="Segoe UI" w:cs="Segoe UI"/>
                <w:color w:val="24292E"/>
                <w:sz w:val="24"/>
                <w:szCs w:val="24"/>
              </w:rPr>
            </w:pPr>
            <w:ins w:id="1611" w:author="Moustafa Banbouk" w:date="2018-05-12T12:57:00Z">
              <w:r w:rsidRPr="00FE0262">
                <w:rPr>
                  <w:rFonts w:ascii="Segoe UI" w:eastAsia="Times New Roman" w:hAnsi="Segoe UI" w:cs="Segoe UI"/>
                  <w:color w:val="24292E"/>
                  <w:sz w:val="24"/>
                  <w:szCs w:val="24"/>
                </w:rPr>
                <w:t>-0.02644169</w:t>
              </w:r>
            </w:ins>
          </w:p>
        </w:tc>
      </w:tr>
    </w:tbl>
    <w:p w:rsidR="00FE0262" w:rsidRDefault="00FE0262">
      <w:pPr>
        <w:spacing w:before="60" w:after="100" w:afterAutospacing="1" w:line="240" w:lineRule="auto"/>
        <w:rPr>
          <w:ins w:id="1612" w:author="Moustafa Banbouk" w:date="2018-05-13T23:42:00Z"/>
          <w:rFonts w:ascii="Segoe UI" w:eastAsia="Times New Roman" w:hAnsi="Segoe UI" w:cs="Segoe UI"/>
          <w:color w:val="24292E"/>
          <w:sz w:val="24"/>
          <w:szCs w:val="24"/>
        </w:rPr>
        <w:pPrChange w:id="1613" w:author="Moustafa Banbouk" w:date="2018-05-12T12:53:00Z">
          <w:pPr>
            <w:numPr>
              <w:numId w:val="11"/>
            </w:numPr>
            <w:tabs>
              <w:tab w:val="num" w:pos="720"/>
            </w:tabs>
            <w:spacing w:before="60" w:after="100" w:afterAutospacing="1" w:line="240" w:lineRule="auto"/>
            <w:ind w:left="720" w:hanging="360"/>
          </w:pPr>
        </w:pPrChange>
      </w:pPr>
    </w:p>
    <w:p w:rsidR="00B46D02" w:rsidRDefault="00B46D02">
      <w:pPr>
        <w:spacing w:before="60" w:after="100" w:afterAutospacing="1" w:line="240" w:lineRule="auto"/>
        <w:rPr>
          <w:ins w:id="1614" w:author="Moustafa Banbouk" w:date="2018-05-13T23:42:00Z"/>
          <w:rFonts w:ascii="Segoe UI" w:eastAsia="Times New Roman" w:hAnsi="Segoe UI" w:cs="Segoe UI"/>
          <w:color w:val="24292E"/>
          <w:sz w:val="24"/>
          <w:szCs w:val="24"/>
        </w:rPr>
        <w:pPrChange w:id="1615" w:author="Moustafa Banbouk" w:date="2018-05-12T12:53:00Z">
          <w:pPr>
            <w:numPr>
              <w:numId w:val="11"/>
            </w:numPr>
            <w:tabs>
              <w:tab w:val="num" w:pos="720"/>
            </w:tabs>
            <w:spacing w:before="60" w:after="100" w:afterAutospacing="1" w:line="240" w:lineRule="auto"/>
            <w:ind w:left="720" w:hanging="360"/>
          </w:pPr>
        </w:pPrChange>
      </w:pPr>
      <w:proofErr w:type="gramStart"/>
      <w:ins w:id="1616" w:author="Moustafa Banbouk" w:date="2018-05-13T23:42:00Z">
        <w:r>
          <w:rPr>
            <w:rFonts w:ascii="Segoe UI" w:eastAsia="Times New Roman" w:hAnsi="Segoe UI" w:cs="Segoe UI"/>
            <w:color w:val="24292E"/>
            <w:sz w:val="24"/>
            <w:szCs w:val="24"/>
          </w:rPr>
          <w:lastRenderedPageBreak/>
          <w:t>In order to</w:t>
        </w:r>
        <w:proofErr w:type="gramEnd"/>
        <w:r>
          <w:rPr>
            <w:rFonts w:ascii="Segoe UI" w:eastAsia="Times New Roman" w:hAnsi="Segoe UI" w:cs="Segoe UI"/>
            <w:color w:val="24292E"/>
            <w:sz w:val="24"/>
            <w:szCs w:val="24"/>
          </w:rPr>
          <w:t xml:space="preserve"> </w:t>
        </w:r>
        <w:r w:rsidR="0091788D">
          <w:rPr>
            <w:rFonts w:ascii="Segoe UI" w:eastAsia="Times New Roman" w:hAnsi="Segoe UI" w:cs="Segoe UI"/>
            <w:color w:val="24292E"/>
            <w:sz w:val="24"/>
            <w:szCs w:val="24"/>
          </w:rPr>
          <w:t xml:space="preserve">validate the model’s </w:t>
        </w:r>
      </w:ins>
      <w:ins w:id="1617" w:author="Moustafa Banbouk" w:date="2018-05-13T23:43:00Z">
        <w:r w:rsidR="0091788D">
          <w:rPr>
            <w:rFonts w:ascii="Segoe UI" w:eastAsia="Times New Roman" w:hAnsi="Segoe UI" w:cs="Segoe UI"/>
            <w:color w:val="24292E"/>
            <w:sz w:val="24"/>
            <w:szCs w:val="24"/>
          </w:rPr>
          <w:t xml:space="preserve">predicted </w:t>
        </w:r>
      </w:ins>
      <w:ins w:id="1618" w:author="Moustafa Banbouk" w:date="2018-05-13T23:42:00Z">
        <w:r w:rsidR="0091788D">
          <w:rPr>
            <w:rFonts w:ascii="Segoe UI" w:eastAsia="Times New Roman" w:hAnsi="Segoe UI" w:cs="Segoe UI"/>
            <w:color w:val="24292E"/>
            <w:sz w:val="24"/>
            <w:szCs w:val="24"/>
          </w:rPr>
          <w:t>values, we</w:t>
        </w:r>
      </w:ins>
      <w:ins w:id="1619" w:author="Moustafa Banbouk" w:date="2018-05-13T23:43:00Z">
        <w:r w:rsidR="0091788D">
          <w:rPr>
            <w:rFonts w:ascii="Segoe UI" w:eastAsia="Times New Roman" w:hAnsi="Segoe UI" w:cs="Segoe UI"/>
            <w:color w:val="24292E"/>
            <w:sz w:val="24"/>
            <w:szCs w:val="24"/>
          </w:rPr>
          <w:t xml:space="preserve"> randomly select 5 samples from the testing data and compare the predicted value with the actual one. The below code snipped and output shows an erro</w:t>
        </w:r>
      </w:ins>
      <w:ins w:id="1620" w:author="Moustafa Banbouk" w:date="2018-05-13T23:44:00Z">
        <w:r w:rsidR="0091788D">
          <w:rPr>
            <w:rFonts w:ascii="Segoe UI" w:eastAsia="Times New Roman" w:hAnsi="Segoe UI" w:cs="Segoe UI"/>
            <w:color w:val="24292E"/>
            <w:sz w:val="24"/>
            <w:szCs w:val="24"/>
          </w:rPr>
          <w:t>r value of less than 10%.</w:t>
        </w:r>
      </w:ins>
      <w:bookmarkStart w:id="1621" w:name="_GoBack"/>
      <w:bookmarkEnd w:id="1621"/>
    </w:p>
    <w:p w:rsidR="0091788D" w:rsidRDefault="0091788D">
      <w:pPr>
        <w:spacing w:before="60" w:after="100" w:afterAutospacing="1" w:line="240" w:lineRule="auto"/>
        <w:rPr>
          <w:ins w:id="1622" w:author="Moustafa Banbouk" w:date="2018-05-12T12:49:00Z"/>
          <w:rFonts w:ascii="Segoe UI" w:eastAsia="Times New Roman" w:hAnsi="Segoe UI" w:cs="Segoe UI"/>
          <w:color w:val="24292E"/>
          <w:sz w:val="24"/>
          <w:szCs w:val="24"/>
        </w:rPr>
        <w:pPrChange w:id="1623" w:author="Moustafa Banbouk" w:date="2018-05-12T12:53:00Z">
          <w:pPr>
            <w:numPr>
              <w:numId w:val="11"/>
            </w:numPr>
            <w:tabs>
              <w:tab w:val="num" w:pos="720"/>
            </w:tabs>
            <w:spacing w:before="60" w:after="100" w:afterAutospacing="1" w:line="240" w:lineRule="auto"/>
            <w:ind w:left="720" w:hanging="360"/>
          </w:pPr>
        </w:pPrChange>
      </w:pPr>
      <w:ins w:id="1624" w:author="Moustafa Banbouk" w:date="2018-05-13T23:42:00Z">
        <w:r>
          <w:rPr>
            <w:noProof/>
          </w:rPr>
          <w:drawing>
            <wp:inline distT="0" distB="0" distL="0" distR="0" wp14:anchorId="3559EF67" wp14:editId="03535F80">
              <wp:extent cx="6325867" cy="21752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1001" cy="2177014"/>
                      </a:xfrm>
                      <a:prstGeom prst="rect">
                        <a:avLst/>
                      </a:prstGeom>
                    </pic:spPr>
                  </pic:pic>
                </a:graphicData>
              </a:graphic>
            </wp:inline>
          </w:drawing>
        </w:r>
      </w:ins>
    </w:p>
    <w:p w:rsidR="00FE0262" w:rsidRPr="00BB2149" w:rsidDel="00FE0262" w:rsidRDefault="00FE0262">
      <w:pPr>
        <w:spacing w:before="60" w:after="100" w:afterAutospacing="1" w:line="240" w:lineRule="auto"/>
        <w:rPr>
          <w:del w:id="1625" w:author="Moustafa Banbouk" w:date="2018-05-12T12:57:00Z"/>
          <w:rFonts w:ascii="Segoe UI" w:eastAsia="Times New Roman" w:hAnsi="Segoe UI" w:cs="Segoe UI"/>
          <w:color w:val="24292E"/>
          <w:sz w:val="24"/>
          <w:szCs w:val="24"/>
        </w:rPr>
        <w:pPrChange w:id="1626" w:author="Moustafa Banbouk" w:date="2018-05-12T12:53:00Z">
          <w:pPr>
            <w:numPr>
              <w:numId w:val="11"/>
            </w:numPr>
            <w:tabs>
              <w:tab w:val="num" w:pos="720"/>
            </w:tabs>
            <w:spacing w:before="60" w:after="100" w:afterAutospacing="1" w:line="240" w:lineRule="auto"/>
            <w:ind w:left="720" w:hanging="360"/>
          </w:pPr>
        </w:pPrChange>
      </w:pPr>
    </w:p>
    <w:p w:rsidR="0081171E" w:rsidRPr="0081171E" w:rsidRDefault="0081171E" w:rsidP="00FE0262">
      <w:pPr>
        <w:spacing w:before="360" w:after="240" w:line="240" w:lineRule="auto"/>
        <w:outlineLvl w:val="2"/>
        <w:rPr>
          <w:rFonts w:ascii="Segoe UI" w:eastAsia="Times New Roman" w:hAnsi="Segoe UI" w:cs="Segoe UI"/>
          <w:b/>
          <w:bCs/>
          <w:color w:val="24292E"/>
          <w:sz w:val="30"/>
          <w:szCs w:val="30"/>
        </w:rPr>
      </w:pPr>
      <w:r w:rsidRPr="0081171E">
        <w:rPr>
          <w:rFonts w:ascii="Segoe UI" w:eastAsia="Times New Roman" w:hAnsi="Segoe UI" w:cs="Segoe UI"/>
          <w:b/>
          <w:bCs/>
          <w:color w:val="24292E"/>
          <w:sz w:val="30"/>
          <w:szCs w:val="30"/>
        </w:rPr>
        <w:t>Justification</w:t>
      </w:r>
    </w:p>
    <w:p w:rsidR="0081171E" w:rsidRPr="00310735" w:rsidDel="00310735" w:rsidRDefault="0081171E">
      <w:pPr>
        <w:spacing w:after="240" w:line="240" w:lineRule="auto"/>
        <w:rPr>
          <w:del w:id="1627" w:author="Moustafa Banbouk" w:date="2018-03-25T23:12:00Z"/>
          <w:rFonts w:ascii="Segoe UI" w:eastAsia="Times New Roman" w:hAnsi="Segoe UI" w:cs="Segoe UI"/>
          <w:color w:val="24292E"/>
          <w:sz w:val="24"/>
          <w:szCs w:val="24"/>
          <w:highlight w:val="yellow"/>
          <w:rPrChange w:id="1628" w:author="Moustafa Banbouk" w:date="2018-03-25T23:12:00Z">
            <w:rPr>
              <w:del w:id="1629" w:author="Moustafa Banbouk" w:date="2018-03-25T23:12:00Z"/>
              <w:rFonts w:ascii="Segoe UI" w:eastAsia="Times New Roman" w:hAnsi="Segoe UI" w:cs="Segoe UI"/>
              <w:color w:val="24292E"/>
              <w:sz w:val="24"/>
              <w:szCs w:val="24"/>
            </w:rPr>
          </w:rPrChange>
        </w:rPr>
      </w:pPr>
      <w:del w:id="1630" w:author="Moustafa Banbouk" w:date="2018-03-25T23:12:00Z">
        <w:r w:rsidRPr="00310735" w:rsidDel="00310735">
          <w:rPr>
            <w:rFonts w:ascii="Segoe UI" w:eastAsia="Times New Roman" w:hAnsi="Segoe UI" w:cs="Segoe UI"/>
            <w:color w:val="24292E"/>
            <w:sz w:val="24"/>
            <w:szCs w:val="24"/>
            <w:highlight w:val="yellow"/>
            <w:rPrChange w:id="1631" w:author="Moustafa Banbouk" w:date="2018-03-25T23:12:00Z">
              <w:rPr>
                <w:rFonts w:ascii="Segoe UI" w:eastAsia="Times New Roman" w:hAnsi="Segoe UI" w:cs="Segoe UI"/>
                <w:color w:val="24292E"/>
                <w:sz w:val="24"/>
                <w:szCs w:val="24"/>
              </w:rPr>
            </w:rPrChange>
          </w:rPr>
          <w:delText>In this section, your model’s final solution and its results should be compared to the benchmark you established earlier in the project using some type of statistical analysis. You should also justify whether these results and the solution are significant enough to have solved the problem posed in the project. Questions to ask yourself when writing this section:</w:delText>
        </w:r>
      </w:del>
    </w:p>
    <w:p w:rsidR="0081171E" w:rsidRPr="00310735" w:rsidDel="00310735" w:rsidRDefault="0081171E">
      <w:pPr>
        <w:numPr>
          <w:ilvl w:val="0"/>
          <w:numId w:val="12"/>
        </w:numPr>
        <w:spacing w:before="100" w:beforeAutospacing="1" w:after="100" w:afterAutospacing="1" w:line="240" w:lineRule="auto"/>
        <w:rPr>
          <w:del w:id="1632" w:author="Moustafa Banbouk" w:date="2018-03-25T23:12:00Z"/>
          <w:rFonts w:ascii="Segoe UI" w:eastAsia="Times New Roman" w:hAnsi="Segoe UI" w:cs="Segoe UI"/>
          <w:color w:val="24292E"/>
          <w:sz w:val="24"/>
          <w:szCs w:val="24"/>
          <w:highlight w:val="yellow"/>
          <w:rPrChange w:id="1633" w:author="Moustafa Banbouk" w:date="2018-03-25T23:12:00Z">
            <w:rPr>
              <w:del w:id="1634" w:author="Moustafa Banbouk" w:date="2018-03-25T23:12:00Z"/>
              <w:rFonts w:ascii="Segoe UI" w:eastAsia="Times New Roman" w:hAnsi="Segoe UI" w:cs="Segoe UI"/>
              <w:color w:val="24292E"/>
              <w:sz w:val="24"/>
              <w:szCs w:val="24"/>
            </w:rPr>
          </w:rPrChange>
        </w:rPr>
      </w:pPr>
      <w:del w:id="1635" w:author="Moustafa Banbouk" w:date="2018-03-25T23:12:00Z">
        <w:r w:rsidRPr="00310735" w:rsidDel="00310735">
          <w:rPr>
            <w:rFonts w:ascii="Segoe UI" w:eastAsia="Times New Roman" w:hAnsi="Segoe UI" w:cs="Segoe UI"/>
            <w:i/>
            <w:iCs/>
            <w:color w:val="24292E"/>
            <w:sz w:val="24"/>
            <w:szCs w:val="24"/>
            <w:highlight w:val="yellow"/>
            <w:rPrChange w:id="1636" w:author="Moustafa Banbouk" w:date="2018-03-25T23:12:00Z">
              <w:rPr>
                <w:rFonts w:ascii="Segoe UI" w:eastAsia="Times New Roman" w:hAnsi="Segoe UI" w:cs="Segoe UI"/>
                <w:i/>
                <w:iCs/>
                <w:color w:val="24292E"/>
                <w:sz w:val="24"/>
                <w:szCs w:val="24"/>
              </w:rPr>
            </w:rPrChange>
          </w:rPr>
          <w:delText>Are the final results found stronger than the benchmark result reported earlier?</w:delText>
        </w:r>
      </w:del>
    </w:p>
    <w:p w:rsidR="0081171E" w:rsidRPr="00310735" w:rsidDel="00310735" w:rsidRDefault="0081171E">
      <w:pPr>
        <w:numPr>
          <w:ilvl w:val="0"/>
          <w:numId w:val="12"/>
        </w:numPr>
        <w:spacing w:before="60" w:after="100" w:afterAutospacing="1" w:line="240" w:lineRule="auto"/>
        <w:rPr>
          <w:del w:id="1637" w:author="Moustafa Banbouk" w:date="2018-03-25T23:12:00Z"/>
          <w:rFonts w:ascii="Segoe UI" w:eastAsia="Times New Roman" w:hAnsi="Segoe UI" w:cs="Segoe UI"/>
          <w:color w:val="24292E"/>
          <w:sz w:val="24"/>
          <w:szCs w:val="24"/>
          <w:highlight w:val="yellow"/>
          <w:rPrChange w:id="1638" w:author="Moustafa Banbouk" w:date="2018-03-25T23:12:00Z">
            <w:rPr>
              <w:del w:id="1639" w:author="Moustafa Banbouk" w:date="2018-03-25T23:12:00Z"/>
              <w:rFonts w:ascii="Segoe UI" w:eastAsia="Times New Roman" w:hAnsi="Segoe UI" w:cs="Segoe UI"/>
              <w:color w:val="24292E"/>
              <w:sz w:val="24"/>
              <w:szCs w:val="24"/>
            </w:rPr>
          </w:rPrChange>
        </w:rPr>
      </w:pPr>
      <w:del w:id="1640" w:author="Moustafa Banbouk" w:date="2018-03-25T23:12:00Z">
        <w:r w:rsidRPr="00310735" w:rsidDel="00310735">
          <w:rPr>
            <w:rFonts w:ascii="Segoe UI" w:eastAsia="Times New Roman" w:hAnsi="Segoe UI" w:cs="Segoe UI"/>
            <w:i/>
            <w:iCs/>
            <w:color w:val="24292E"/>
            <w:sz w:val="24"/>
            <w:szCs w:val="24"/>
            <w:highlight w:val="yellow"/>
            <w:rPrChange w:id="1641" w:author="Moustafa Banbouk" w:date="2018-03-25T23:12:00Z">
              <w:rPr>
                <w:rFonts w:ascii="Segoe UI" w:eastAsia="Times New Roman" w:hAnsi="Segoe UI" w:cs="Segoe UI"/>
                <w:i/>
                <w:iCs/>
                <w:color w:val="24292E"/>
                <w:sz w:val="24"/>
                <w:szCs w:val="24"/>
              </w:rPr>
            </w:rPrChange>
          </w:rPr>
          <w:delText>Have you thoroughly analyzed and discussed the final solution?</w:delText>
        </w:r>
      </w:del>
    </w:p>
    <w:p w:rsidR="00310735" w:rsidRPr="00310735" w:rsidRDefault="0081171E">
      <w:pPr>
        <w:spacing w:before="60" w:after="100" w:afterAutospacing="1" w:line="240" w:lineRule="auto"/>
        <w:rPr>
          <w:rFonts w:ascii="Segoe UI" w:eastAsia="Times New Roman" w:hAnsi="Segoe UI" w:cs="Segoe UI"/>
          <w:color w:val="24292E"/>
          <w:sz w:val="24"/>
          <w:szCs w:val="24"/>
        </w:rPr>
        <w:pPrChange w:id="1642" w:author="Moustafa Banbouk" w:date="2018-05-12T12:53:00Z">
          <w:pPr>
            <w:numPr>
              <w:numId w:val="12"/>
            </w:numPr>
            <w:tabs>
              <w:tab w:val="num" w:pos="720"/>
            </w:tabs>
            <w:spacing w:before="60" w:after="100" w:afterAutospacing="1" w:line="240" w:lineRule="auto"/>
            <w:ind w:left="720" w:hanging="360"/>
          </w:pPr>
        </w:pPrChange>
      </w:pPr>
      <w:del w:id="1643" w:author="Moustafa Banbouk" w:date="2018-03-25T23:12:00Z">
        <w:r w:rsidRPr="00310735" w:rsidDel="00310735">
          <w:rPr>
            <w:rFonts w:ascii="Segoe UI" w:eastAsia="Times New Roman" w:hAnsi="Segoe UI" w:cs="Segoe UI"/>
            <w:i/>
            <w:iCs/>
            <w:color w:val="24292E"/>
            <w:sz w:val="24"/>
            <w:szCs w:val="24"/>
            <w:highlight w:val="yellow"/>
            <w:rPrChange w:id="1644" w:author="Moustafa Banbouk" w:date="2018-03-25T23:12:00Z">
              <w:rPr>
                <w:rFonts w:ascii="Segoe UI" w:eastAsia="Times New Roman" w:hAnsi="Segoe UI" w:cs="Segoe UI"/>
                <w:i/>
                <w:iCs/>
                <w:color w:val="24292E"/>
                <w:sz w:val="24"/>
                <w:szCs w:val="24"/>
              </w:rPr>
            </w:rPrChange>
          </w:rPr>
          <w:delText>Is the final solution significant enough to have solved the problem?</w:delText>
        </w:r>
      </w:del>
      <w:ins w:id="1645" w:author="Moustafa Banbouk" w:date="2018-03-25T23:10:00Z">
        <w:r w:rsidR="00310735">
          <w:rPr>
            <w:rFonts w:ascii="Segoe UI" w:eastAsia="Times New Roman" w:hAnsi="Segoe UI" w:cs="Segoe UI"/>
            <w:color w:val="24292E"/>
            <w:sz w:val="24"/>
            <w:szCs w:val="24"/>
          </w:rPr>
          <w:t>As can be seen in the previous sections and after optimizing the h</w:t>
        </w:r>
      </w:ins>
      <w:ins w:id="1646" w:author="Moustafa Banbouk" w:date="2018-03-25T23:11:00Z">
        <w:r w:rsidR="00310735">
          <w:rPr>
            <w:rFonts w:ascii="Segoe UI" w:eastAsia="Times New Roman" w:hAnsi="Segoe UI" w:cs="Segoe UI"/>
            <w:color w:val="24292E"/>
            <w:sz w:val="24"/>
            <w:szCs w:val="24"/>
          </w:rPr>
          <w:t>yperparameters of the Lasso linear regression model, we can see that the regression model with the hyper parameters (</w:t>
        </w:r>
      </w:ins>
      <w:ins w:id="1647" w:author="Moustafa Banbouk" w:date="2018-03-25T23:12:00Z">
        <w:r w:rsidR="00310735" w:rsidRPr="00F66989">
          <w:rPr>
            <w:rFonts w:ascii="Segoe UI" w:eastAsia="Times New Roman" w:hAnsi="Segoe UI" w:cs="Segoe UI"/>
            <w:color w:val="24292E"/>
            <w:sz w:val="24"/>
            <w:szCs w:val="24"/>
          </w:rPr>
          <w:t xml:space="preserve">Trial #4: Lasso with alpha=0.2 / </w:t>
        </w:r>
        <w:proofErr w:type="spellStart"/>
        <w:r w:rsidR="00310735" w:rsidRPr="00F66989">
          <w:rPr>
            <w:rFonts w:ascii="Segoe UI" w:eastAsia="Times New Roman" w:hAnsi="Segoe UI" w:cs="Segoe UI"/>
            <w:color w:val="24292E"/>
            <w:sz w:val="24"/>
            <w:szCs w:val="24"/>
          </w:rPr>
          <w:t>max_iter</w:t>
        </w:r>
        <w:proofErr w:type="spellEnd"/>
        <w:r w:rsidR="00310735" w:rsidRPr="00F66989">
          <w:rPr>
            <w:rFonts w:ascii="Segoe UI" w:eastAsia="Times New Roman" w:hAnsi="Segoe UI" w:cs="Segoe UI"/>
            <w:color w:val="24292E"/>
            <w:sz w:val="24"/>
            <w:szCs w:val="24"/>
          </w:rPr>
          <w:t>=100000 / precompute=True</w:t>
        </w:r>
      </w:ins>
      <w:ins w:id="1648" w:author="Moustafa Banbouk" w:date="2018-03-25T23:11:00Z">
        <w:r w:rsidR="00310735">
          <w:rPr>
            <w:rFonts w:ascii="Segoe UI" w:eastAsia="Times New Roman" w:hAnsi="Segoe UI" w:cs="Segoe UI"/>
            <w:color w:val="24292E"/>
            <w:sz w:val="24"/>
            <w:szCs w:val="24"/>
          </w:rPr>
          <w:t>) gave the best MSE value</w:t>
        </w:r>
      </w:ins>
      <w:ins w:id="1649" w:author="Moustafa Banbouk" w:date="2018-05-12T13:07:00Z">
        <w:r w:rsidR="004F12DD">
          <w:rPr>
            <w:rFonts w:ascii="Segoe UI" w:eastAsia="Times New Roman" w:hAnsi="Segoe UI" w:cs="Segoe UI"/>
            <w:color w:val="24292E"/>
            <w:sz w:val="24"/>
            <w:szCs w:val="24"/>
          </w:rPr>
          <w:t xml:space="preserve"> </w:t>
        </w:r>
        <w:r w:rsidR="004F12DD" w:rsidRPr="004F12DD">
          <w:rPr>
            <w:rFonts w:ascii="Segoe UI" w:eastAsia="Times New Roman" w:hAnsi="Segoe UI" w:cs="Segoe UI"/>
            <w:color w:val="24292E"/>
            <w:sz w:val="24"/>
            <w:szCs w:val="24"/>
          </w:rPr>
          <w:t>26895.9572613</w:t>
        </w:r>
      </w:ins>
      <w:ins w:id="1650" w:author="Moustafa Banbouk" w:date="2018-05-12T13:06:00Z">
        <w:r w:rsidR="00D8679D">
          <w:rPr>
            <w:rFonts w:ascii="Segoe UI" w:eastAsia="Times New Roman" w:hAnsi="Segoe UI" w:cs="Segoe UI"/>
            <w:color w:val="24292E"/>
            <w:sz w:val="24"/>
            <w:szCs w:val="24"/>
          </w:rPr>
          <w:t xml:space="preserve"> (Decrease of 0.1439954 from the original </w:t>
        </w:r>
      </w:ins>
      <w:ins w:id="1651" w:author="Moustafa Banbouk" w:date="2018-05-12T13:07:00Z">
        <w:r w:rsidR="004F12DD">
          <w:rPr>
            <w:rFonts w:ascii="Segoe UI" w:eastAsia="Times New Roman" w:hAnsi="Segoe UI" w:cs="Segoe UI"/>
            <w:color w:val="24292E"/>
            <w:sz w:val="24"/>
            <w:szCs w:val="24"/>
          </w:rPr>
          <w:t>Lasso Linear</w:t>
        </w:r>
      </w:ins>
      <w:ins w:id="1652" w:author="Moustafa Banbouk" w:date="2018-05-12T13:08:00Z">
        <w:r w:rsidR="004F12DD">
          <w:rPr>
            <w:rFonts w:ascii="Segoe UI" w:eastAsia="Times New Roman" w:hAnsi="Segoe UI" w:cs="Segoe UI"/>
            <w:color w:val="24292E"/>
            <w:sz w:val="24"/>
            <w:szCs w:val="24"/>
          </w:rPr>
          <w:t xml:space="preserve"> </w:t>
        </w:r>
      </w:ins>
      <w:ins w:id="1653" w:author="Moustafa Banbouk" w:date="2018-05-12T13:06:00Z">
        <w:r w:rsidR="00D8679D">
          <w:rPr>
            <w:rFonts w:ascii="Segoe UI" w:eastAsia="Times New Roman" w:hAnsi="Segoe UI" w:cs="Segoe UI"/>
            <w:color w:val="24292E"/>
            <w:sz w:val="24"/>
            <w:szCs w:val="24"/>
          </w:rPr>
          <w:t>MSE)</w:t>
        </w:r>
      </w:ins>
      <w:ins w:id="1654" w:author="Moustafa Banbouk" w:date="2018-05-12T13:07:00Z">
        <w:r w:rsidR="004F12DD">
          <w:rPr>
            <w:rFonts w:ascii="Segoe UI" w:eastAsia="Times New Roman" w:hAnsi="Segoe UI" w:cs="Segoe UI"/>
            <w:color w:val="24292E"/>
            <w:sz w:val="24"/>
            <w:szCs w:val="24"/>
          </w:rPr>
          <w:t xml:space="preserve">; however, </w:t>
        </w:r>
      </w:ins>
      <w:ins w:id="1655" w:author="Moustafa Banbouk" w:date="2018-05-12T13:08:00Z">
        <w:r w:rsidR="004F12DD">
          <w:rPr>
            <w:rFonts w:ascii="Segoe UI" w:eastAsia="Times New Roman" w:hAnsi="Segoe UI" w:cs="Segoe UI"/>
            <w:color w:val="24292E"/>
            <w:sz w:val="24"/>
            <w:szCs w:val="24"/>
          </w:rPr>
          <w:t xml:space="preserve">this MSE value is still more than the original </w:t>
        </w:r>
        <w:r w:rsidR="00CD6323">
          <w:rPr>
            <w:rFonts w:ascii="Segoe UI" w:eastAsia="Times New Roman" w:hAnsi="Segoe UI" w:cs="Segoe UI"/>
            <w:color w:val="24292E"/>
            <w:sz w:val="24"/>
            <w:szCs w:val="24"/>
          </w:rPr>
          <w:t>Simple linear regression (our benchmark mode</w:t>
        </w:r>
      </w:ins>
      <w:ins w:id="1656" w:author="Moustafa Banbouk" w:date="2018-05-12T13:09:00Z">
        <w:r w:rsidR="00CD6323">
          <w:rPr>
            <w:rFonts w:ascii="Segoe UI" w:eastAsia="Times New Roman" w:hAnsi="Segoe UI" w:cs="Segoe UI"/>
            <w:color w:val="24292E"/>
            <w:sz w:val="24"/>
            <w:szCs w:val="24"/>
          </w:rPr>
          <w:t>l</w:t>
        </w:r>
      </w:ins>
      <w:ins w:id="1657" w:author="Moustafa Banbouk" w:date="2018-05-12T13:08:00Z">
        <w:r w:rsidR="00CD6323">
          <w:rPr>
            <w:rFonts w:ascii="Segoe UI" w:eastAsia="Times New Roman" w:hAnsi="Segoe UI" w:cs="Segoe UI"/>
            <w:color w:val="24292E"/>
            <w:sz w:val="24"/>
            <w:szCs w:val="24"/>
          </w:rPr>
          <w:t xml:space="preserve">) MSE value of </w:t>
        </w:r>
        <w:r w:rsidR="00CD6323" w:rsidRPr="00CD6323">
          <w:rPr>
            <w:rFonts w:ascii="Segoe UI" w:eastAsia="Times New Roman" w:hAnsi="Segoe UI" w:cs="Segoe UI"/>
            <w:color w:val="24292E"/>
            <w:sz w:val="24"/>
            <w:szCs w:val="24"/>
          </w:rPr>
          <w:t>26894.1575935</w:t>
        </w:r>
      </w:ins>
      <w:ins w:id="1658" w:author="Moustafa Banbouk" w:date="2018-03-25T23:11:00Z">
        <w:r w:rsidR="00310735">
          <w:rPr>
            <w:rFonts w:ascii="Segoe UI" w:eastAsia="Times New Roman" w:hAnsi="Segoe UI" w:cs="Segoe UI"/>
            <w:color w:val="24292E"/>
            <w:sz w:val="24"/>
            <w:szCs w:val="24"/>
          </w:rPr>
          <w:t xml:space="preserve"> and therefore </w:t>
        </w:r>
      </w:ins>
      <w:ins w:id="1659" w:author="Moustafa Banbouk" w:date="2018-05-12T13:09:00Z">
        <w:r w:rsidR="00CD6323">
          <w:rPr>
            <w:rFonts w:ascii="Segoe UI" w:eastAsia="Times New Roman" w:hAnsi="Segoe UI" w:cs="Segoe UI"/>
            <w:color w:val="24292E"/>
            <w:sz w:val="24"/>
            <w:szCs w:val="24"/>
          </w:rPr>
          <w:t xml:space="preserve">the simple linear regression model </w:t>
        </w:r>
      </w:ins>
      <w:ins w:id="1660" w:author="Moustafa Banbouk" w:date="2018-03-25T23:11:00Z">
        <w:r w:rsidR="00310735">
          <w:rPr>
            <w:rFonts w:ascii="Segoe UI" w:eastAsia="Times New Roman" w:hAnsi="Segoe UI" w:cs="Segoe UI"/>
            <w:color w:val="24292E"/>
            <w:sz w:val="24"/>
            <w:szCs w:val="24"/>
          </w:rPr>
          <w:t>can be selected as the best optimized model</w:t>
        </w:r>
      </w:ins>
      <w:ins w:id="1661" w:author="Moustafa Banbouk" w:date="2018-05-12T13:06:00Z">
        <w:r w:rsidR="00D8679D">
          <w:rPr>
            <w:rFonts w:ascii="Segoe UI" w:eastAsia="Times New Roman" w:hAnsi="Segoe UI" w:cs="Segoe UI"/>
            <w:color w:val="24292E"/>
            <w:sz w:val="24"/>
            <w:szCs w:val="24"/>
          </w:rPr>
          <w:t>.</w:t>
        </w:r>
      </w:ins>
    </w:p>
    <w:p w:rsidR="0081171E" w:rsidRPr="0081171E" w:rsidRDefault="0081171E" w:rsidP="00FE0262">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81171E">
        <w:rPr>
          <w:rFonts w:ascii="Segoe UI" w:eastAsia="Times New Roman" w:hAnsi="Segoe UI" w:cs="Segoe UI"/>
          <w:b/>
          <w:bCs/>
          <w:color w:val="24292E"/>
          <w:sz w:val="36"/>
          <w:szCs w:val="36"/>
        </w:rPr>
        <w:t>V. Conclusion</w:t>
      </w:r>
    </w:p>
    <w:p w:rsidR="0081171E" w:rsidRPr="0081171E" w:rsidDel="00F51F66" w:rsidRDefault="0081171E">
      <w:pPr>
        <w:spacing w:after="240" w:line="240" w:lineRule="auto"/>
        <w:rPr>
          <w:del w:id="1662" w:author="Moustafa Banbouk" w:date="2018-04-01T23:02:00Z"/>
          <w:rFonts w:ascii="Segoe UI" w:eastAsia="Times New Roman" w:hAnsi="Segoe UI" w:cs="Segoe UI"/>
          <w:color w:val="24292E"/>
          <w:sz w:val="24"/>
          <w:szCs w:val="24"/>
        </w:rPr>
      </w:pPr>
      <w:del w:id="1663" w:author="Moustafa Banbouk" w:date="2018-04-01T23:02:00Z">
        <w:r w:rsidRPr="0081171E" w:rsidDel="00F51F66">
          <w:rPr>
            <w:rFonts w:ascii="Segoe UI" w:eastAsia="Times New Roman" w:hAnsi="Segoe UI" w:cs="Segoe UI"/>
            <w:i/>
            <w:iCs/>
            <w:color w:val="24292E"/>
            <w:sz w:val="24"/>
            <w:szCs w:val="24"/>
          </w:rPr>
          <w:delText>(approx. 1-2 pages)</w:delText>
        </w:r>
      </w:del>
    </w:p>
    <w:p w:rsidR="0081171E" w:rsidRPr="0081171E" w:rsidRDefault="0081171E" w:rsidP="00FE0262">
      <w:pPr>
        <w:spacing w:before="360" w:after="240" w:line="240" w:lineRule="auto"/>
        <w:outlineLvl w:val="2"/>
        <w:rPr>
          <w:rFonts w:ascii="Segoe UI" w:eastAsia="Times New Roman" w:hAnsi="Segoe UI" w:cs="Segoe UI"/>
          <w:b/>
          <w:bCs/>
          <w:color w:val="24292E"/>
          <w:sz w:val="30"/>
          <w:szCs w:val="30"/>
        </w:rPr>
      </w:pPr>
      <w:r w:rsidRPr="0081171E">
        <w:rPr>
          <w:rFonts w:ascii="Segoe UI" w:eastAsia="Times New Roman" w:hAnsi="Segoe UI" w:cs="Segoe UI"/>
          <w:b/>
          <w:bCs/>
          <w:color w:val="24292E"/>
          <w:sz w:val="30"/>
          <w:szCs w:val="30"/>
        </w:rPr>
        <w:t>Free-Form Visualization</w:t>
      </w:r>
    </w:p>
    <w:p w:rsidR="0081171E" w:rsidRPr="000842C6" w:rsidDel="00F51F66" w:rsidRDefault="0081171E">
      <w:pPr>
        <w:spacing w:after="240" w:line="240" w:lineRule="auto"/>
        <w:rPr>
          <w:del w:id="1664" w:author="Moustafa Banbouk" w:date="2018-04-01T23:02:00Z"/>
          <w:rFonts w:ascii="Segoe UI" w:eastAsia="Times New Roman" w:hAnsi="Segoe UI" w:cs="Segoe UI"/>
          <w:color w:val="24292E"/>
          <w:sz w:val="24"/>
          <w:szCs w:val="24"/>
          <w:highlight w:val="yellow"/>
          <w:rPrChange w:id="1665" w:author="Moustafa Banbouk" w:date="2018-04-01T22:19:00Z">
            <w:rPr>
              <w:del w:id="1666" w:author="Moustafa Banbouk" w:date="2018-04-01T23:02:00Z"/>
              <w:rFonts w:ascii="Segoe UI" w:eastAsia="Times New Roman" w:hAnsi="Segoe UI" w:cs="Segoe UI"/>
              <w:color w:val="24292E"/>
              <w:sz w:val="24"/>
              <w:szCs w:val="24"/>
            </w:rPr>
          </w:rPrChange>
        </w:rPr>
      </w:pPr>
      <w:del w:id="1667" w:author="Moustafa Banbouk" w:date="2018-04-01T23:02:00Z">
        <w:r w:rsidRPr="000842C6" w:rsidDel="00F51F66">
          <w:rPr>
            <w:rFonts w:ascii="Segoe UI" w:eastAsia="Times New Roman" w:hAnsi="Segoe UI" w:cs="Segoe UI"/>
            <w:color w:val="24292E"/>
            <w:sz w:val="24"/>
            <w:szCs w:val="24"/>
            <w:highlight w:val="yellow"/>
            <w:rPrChange w:id="1668" w:author="Moustafa Banbouk" w:date="2018-04-01T22:19:00Z">
              <w:rPr>
                <w:rFonts w:ascii="Segoe UI" w:eastAsia="Times New Roman" w:hAnsi="Segoe UI" w:cs="Segoe UI"/>
                <w:color w:val="24292E"/>
                <w:sz w:val="24"/>
                <w:szCs w:val="24"/>
              </w:rPr>
            </w:rPrChange>
          </w:rPr>
          <w:delText>In this section, you will need to provide some form of visualization that emphasizes an important quality about the project. It is much more free-form, but should reasonably support a significant result or characteristic about the problem that you want to discuss. Questions to ask yourself when writing this section:</w:delText>
        </w:r>
      </w:del>
    </w:p>
    <w:p w:rsidR="0081171E" w:rsidRPr="000842C6" w:rsidDel="00F51F66" w:rsidRDefault="0081171E">
      <w:pPr>
        <w:numPr>
          <w:ilvl w:val="0"/>
          <w:numId w:val="13"/>
        </w:numPr>
        <w:spacing w:before="100" w:beforeAutospacing="1" w:after="100" w:afterAutospacing="1" w:line="240" w:lineRule="auto"/>
        <w:rPr>
          <w:del w:id="1669" w:author="Moustafa Banbouk" w:date="2018-04-01T23:02:00Z"/>
          <w:rFonts w:ascii="Segoe UI" w:eastAsia="Times New Roman" w:hAnsi="Segoe UI" w:cs="Segoe UI"/>
          <w:color w:val="24292E"/>
          <w:sz w:val="24"/>
          <w:szCs w:val="24"/>
          <w:highlight w:val="yellow"/>
          <w:rPrChange w:id="1670" w:author="Moustafa Banbouk" w:date="2018-04-01T22:19:00Z">
            <w:rPr>
              <w:del w:id="1671" w:author="Moustafa Banbouk" w:date="2018-04-01T23:02:00Z"/>
              <w:rFonts w:ascii="Segoe UI" w:eastAsia="Times New Roman" w:hAnsi="Segoe UI" w:cs="Segoe UI"/>
              <w:color w:val="24292E"/>
              <w:sz w:val="24"/>
              <w:szCs w:val="24"/>
            </w:rPr>
          </w:rPrChange>
        </w:rPr>
      </w:pPr>
      <w:del w:id="1672" w:author="Moustafa Banbouk" w:date="2018-04-01T23:02:00Z">
        <w:r w:rsidRPr="000842C6" w:rsidDel="00F51F66">
          <w:rPr>
            <w:rFonts w:ascii="Segoe UI" w:eastAsia="Times New Roman" w:hAnsi="Segoe UI" w:cs="Segoe UI"/>
            <w:i/>
            <w:iCs/>
            <w:color w:val="24292E"/>
            <w:sz w:val="24"/>
            <w:szCs w:val="24"/>
            <w:highlight w:val="yellow"/>
            <w:rPrChange w:id="1673" w:author="Moustafa Banbouk" w:date="2018-04-01T22:19:00Z">
              <w:rPr>
                <w:rFonts w:ascii="Segoe UI" w:eastAsia="Times New Roman" w:hAnsi="Segoe UI" w:cs="Segoe UI"/>
                <w:i/>
                <w:iCs/>
                <w:color w:val="24292E"/>
                <w:sz w:val="24"/>
                <w:szCs w:val="24"/>
              </w:rPr>
            </w:rPrChange>
          </w:rPr>
          <w:delText>Have you visualized a relevant or important quality about the problem, dataset, input data, or results?</w:delText>
        </w:r>
      </w:del>
    </w:p>
    <w:p w:rsidR="0081171E" w:rsidRPr="000842C6" w:rsidDel="00F51F66" w:rsidRDefault="0081171E">
      <w:pPr>
        <w:numPr>
          <w:ilvl w:val="0"/>
          <w:numId w:val="13"/>
        </w:numPr>
        <w:spacing w:before="60" w:after="100" w:afterAutospacing="1" w:line="240" w:lineRule="auto"/>
        <w:rPr>
          <w:del w:id="1674" w:author="Moustafa Banbouk" w:date="2018-04-01T23:02:00Z"/>
          <w:rFonts w:ascii="Segoe UI" w:eastAsia="Times New Roman" w:hAnsi="Segoe UI" w:cs="Segoe UI"/>
          <w:color w:val="24292E"/>
          <w:sz w:val="24"/>
          <w:szCs w:val="24"/>
          <w:highlight w:val="yellow"/>
          <w:rPrChange w:id="1675" w:author="Moustafa Banbouk" w:date="2018-04-01T22:19:00Z">
            <w:rPr>
              <w:del w:id="1676" w:author="Moustafa Banbouk" w:date="2018-04-01T23:02:00Z"/>
              <w:rFonts w:ascii="Segoe UI" w:eastAsia="Times New Roman" w:hAnsi="Segoe UI" w:cs="Segoe UI"/>
              <w:color w:val="24292E"/>
              <w:sz w:val="24"/>
              <w:szCs w:val="24"/>
            </w:rPr>
          </w:rPrChange>
        </w:rPr>
      </w:pPr>
      <w:del w:id="1677" w:author="Moustafa Banbouk" w:date="2018-04-01T23:02:00Z">
        <w:r w:rsidRPr="000842C6" w:rsidDel="00F51F66">
          <w:rPr>
            <w:rFonts w:ascii="Segoe UI" w:eastAsia="Times New Roman" w:hAnsi="Segoe UI" w:cs="Segoe UI"/>
            <w:i/>
            <w:iCs/>
            <w:color w:val="24292E"/>
            <w:sz w:val="24"/>
            <w:szCs w:val="24"/>
            <w:highlight w:val="yellow"/>
            <w:rPrChange w:id="1678" w:author="Moustafa Banbouk" w:date="2018-04-01T22:19:00Z">
              <w:rPr>
                <w:rFonts w:ascii="Segoe UI" w:eastAsia="Times New Roman" w:hAnsi="Segoe UI" w:cs="Segoe UI"/>
                <w:i/>
                <w:iCs/>
                <w:color w:val="24292E"/>
                <w:sz w:val="24"/>
                <w:szCs w:val="24"/>
              </w:rPr>
            </w:rPrChange>
          </w:rPr>
          <w:delText>Is the visualization thoroughly analyzed and discussed?</w:delText>
        </w:r>
      </w:del>
    </w:p>
    <w:p w:rsidR="000842C6" w:rsidRDefault="0081171E">
      <w:pPr>
        <w:spacing w:before="60" w:after="100" w:afterAutospacing="1" w:line="240" w:lineRule="auto"/>
        <w:rPr>
          <w:ins w:id="1679" w:author="Moustafa Banbouk" w:date="2018-04-01T22:23:00Z"/>
          <w:rFonts w:ascii="Segoe UI" w:eastAsia="Times New Roman" w:hAnsi="Segoe UI" w:cs="Segoe UI"/>
          <w:color w:val="24292E"/>
          <w:sz w:val="24"/>
          <w:szCs w:val="24"/>
        </w:rPr>
        <w:pPrChange w:id="1680" w:author="Moustafa Banbouk" w:date="2018-05-12T12:53:00Z">
          <w:pPr>
            <w:numPr>
              <w:numId w:val="13"/>
            </w:numPr>
            <w:tabs>
              <w:tab w:val="num" w:pos="720"/>
            </w:tabs>
            <w:spacing w:before="60" w:after="100" w:afterAutospacing="1" w:line="240" w:lineRule="auto"/>
            <w:ind w:left="720" w:hanging="360"/>
          </w:pPr>
        </w:pPrChange>
      </w:pPr>
      <w:del w:id="1681" w:author="Moustafa Banbouk" w:date="2018-04-01T23:02:00Z">
        <w:r w:rsidRPr="000842C6" w:rsidDel="00F51F66">
          <w:rPr>
            <w:rFonts w:ascii="Segoe UI" w:eastAsia="Times New Roman" w:hAnsi="Segoe UI" w:cs="Segoe UI"/>
            <w:i/>
            <w:iCs/>
            <w:color w:val="24292E"/>
            <w:sz w:val="24"/>
            <w:szCs w:val="24"/>
            <w:highlight w:val="yellow"/>
            <w:rPrChange w:id="1682" w:author="Moustafa Banbouk" w:date="2018-04-01T22:19:00Z">
              <w:rPr>
                <w:rFonts w:ascii="Segoe UI" w:eastAsia="Times New Roman" w:hAnsi="Segoe UI" w:cs="Segoe UI"/>
                <w:i/>
                <w:iCs/>
                <w:color w:val="24292E"/>
                <w:sz w:val="24"/>
                <w:szCs w:val="24"/>
              </w:rPr>
            </w:rPrChange>
          </w:rPr>
          <w:delText>If a plot is provided, are the axes, title, and datum clearly defined?</w:delText>
        </w:r>
      </w:del>
      <w:ins w:id="1683" w:author="Moustafa Banbouk" w:date="2018-04-01T22:19:00Z">
        <w:r w:rsidR="000842C6">
          <w:rPr>
            <w:rFonts w:ascii="Segoe UI" w:eastAsia="Times New Roman" w:hAnsi="Segoe UI" w:cs="Segoe UI"/>
            <w:color w:val="24292E"/>
            <w:sz w:val="24"/>
            <w:szCs w:val="24"/>
          </w:rPr>
          <w:t xml:space="preserve">As can be seen in the previous section, an important visualization </w:t>
        </w:r>
      </w:ins>
      <w:ins w:id="1684" w:author="Moustafa Banbouk" w:date="2018-04-01T22:20:00Z">
        <w:r w:rsidR="000842C6">
          <w:rPr>
            <w:rFonts w:ascii="Segoe UI" w:eastAsia="Times New Roman" w:hAnsi="Segoe UI" w:cs="Segoe UI"/>
            <w:color w:val="24292E"/>
            <w:sz w:val="24"/>
            <w:szCs w:val="24"/>
          </w:rPr>
          <w:t>thought</w:t>
        </w:r>
      </w:ins>
      <w:ins w:id="1685" w:author="Moustafa Banbouk" w:date="2018-04-01T22:19:00Z">
        <w:r w:rsidR="000842C6">
          <w:rPr>
            <w:rFonts w:ascii="Segoe UI" w:eastAsia="Times New Roman" w:hAnsi="Segoe UI" w:cs="Segoe UI"/>
            <w:color w:val="24292E"/>
            <w:sz w:val="24"/>
            <w:szCs w:val="24"/>
          </w:rPr>
          <w:t xml:space="preserve"> this project implementation was </w:t>
        </w:r>
      </w:ins>
      <w:ins w:id="1686" w:author="Moustafa Banbouk" w:date="2018-04-01T22:20:00Z">
        <w:r w:rsidR="000842C6">
          <w:rPr>
            <w:rFonts w:ascii="Segoe UI" w:eastAsia="Times New Roman" w:hAnsi="Segoe UI" w:cs="Segoe UI"/>
            <w:color w:val="24292E"/>
            <w:sz w:val="24"/>
            <w:szCs w:val="24"/>
          </w:rPr>
          <w:t xml:space="preserve">showing the predicted cost of a </w:t>
        </w:r>
        <w:proofErr w:type="gramStart"/>
        <w:r w:rsidR="000842C6">
          <w:rPr>
            <w:rFonts w:ascii="Segoe UI" w:eastAsia="Times New Roman" w:hAnsi="Segoe UI" w:cs="Segoe UI"/>
            <w:color w:val="24292E"/>
            <w:sz w:val="24"/>
            <w:szCs w:val="24"/>
          </w:rPr>
          <w:t>particular altcoin</w:t>
        </w:r>
        <w:proofErr w:type="gramEnd"/>
        <w:r w:rsidR="000842C6">
          <w:rPr>
            <w:rFonts w:ascii="Segoe UI" w:eastAsia="Times New Roman" w:hAnsi="Segoe UI" w:cs="Segoe UI"/>
            <w:color w:val="24292E"/>
            <w:sz w:val="24"/>
            <w:szCs w:val="24"/>
          </w:rPr>
          <w:t xml:space="preserve">. In the same graph, we managed to visualize the </w:t>
        </w:r>
      </w:ins>
      <w:ins w:id="1687" w:author="Moustafa Banbouk" w:date="2018-04-01T22:21:00Z">
        <w:r w:rsidR="000842C6">
          <w:rPr>
            <w:rFonts w:ascii="Segoe UI" w:eastAsia="Times New Roman" w:hAnsi="Segoe UI" w:cs="Segoe UI"/>
            <w:color w:val="24292E"/>
            <w:sz w:val="24"/>
            <w:szCs w:val="24"/>
          </w:rPr>
          <w:t xml:space="preserve">predicted </w:t>
        </w:r>
      </w:ins>
      <w:ins w:id="1688" w:author="Moustafa Banbouk" w:date="2018-04-01T22:20:00Z">
        <w:r w:rsidR="000842C6">
          <w:rPr>
            <w:rFonts w:ascii="Segoe UI" w:eastAsia="Times New Roman" w:hAnsi="Segoe UI" w:cs="Segoe UI"/>
            <w:color w:val="24292E"/>
            <w:sz w:val="24"/>
            <w:szCs w:val="24"/>
          </w:rPr>
          <w:t>price of an altcoin</w:t>
        </w:r>
      </w:ins>
      <w:ins w:id="1689" w:author="Moustafa Banbouk" w:date="2018-04-01T22:21:00Z">
        <w:r w:rsidR="000842C6">
          <w:rPr>
            <w:rFonts w:ascii="Segoe UI" w:eastAsia="Times New Roman" w:hAnsi="Segoe UI" w:cs="Segoe UI"/>
            <w:color w:val="24292E"/>
            <w:sz w:val="24"/>
            <w:szCs w:val="24"/>
          </w:rPr>
          <w:t xml:space="preserve"> start</w:t>
        </w:r>
      </w:ins>
      <w:ins w:id="1690" w:author="Moustafa Banbouk" w:date="2018-04-01T22:22:00Z">
        <w:r w:rsidR="000842C6">
          <w:rPr>
            <w:rFonts w:ascii="Segoe UI" w:eastAsia="Times New Roman" w:hAnsi="Segoe UI" w:cs="Segoe UI"/>
            <w:color w:val="24292E"/>
            <w:sz w:val="24"/>
            <w:szCs w:val="24"/>
          </w:rPr>
          <w:t xml:space="preserve">ing from a </w:t>
        </w:r>
        <w:proofErr w:type="gramStart"/>
        <w:r w:rsidR="000842C6">
          <w:rPr>
            <w:rFonts w:ascii="Segoe UI" w:eastAsia="Times New Roman" w:hAnsi="Segoe UI" w:cs="Segoe UI"/>
            <w:color w:val="24292E"/>
            <w:sz w:val="24"/>
            <w:szCs w:val="24"/>
          </w:rPr>
          <w:t>particular date</w:t>
        </w:r>
        <w:proofErr w:type="gramEnd"/>
        <w:r w:rsidR="000842C6">
          <w:rPr>
            <w:rFonts w:ascii="Segoe UI" w:eastAsia="Times New Roman" w:hAnsi="Segoe UI" w:cs="Segoe UI"/>
            <w:color w:val="24292E"/>
            <w:sz w:val="24"/>
            <w:szCs w:val="24"/>
          </w:rPr>
          <w:t>.</w:t>
        </w:r>
      </w:ins>
      <w:ins w:id="1691" w:author="Moustafa Banbouk" w:date="2018-04-01T22:21:00Z">
        <w:r w:rsidR="000842C6">
          <w:rPr>
            <w:rFonts w:ascii="Segoe UI" w:eastAsia="Times New Roman" w:hAnsi="Segoe UI" w:cs="Segoe UI"/>
            <w:color w:val="24292E"/>
            <w:sz w:val="24"/>
            <w:szCs w:val="24"/>
          </w:rPr>
          <w:t xml:space="preserve"> </w:t>
        </w:r>
      </w:ins>
      <w:ins w:id="1692" w:author="Moustafa Banbouk" w:date="2018-04-01T22:23:00Z">
        <w:r w:rsidR="009F6EDE">
          <w:rPr>
            <w:rFonts w:ascii="Segoe UI" w:eastAsia="Times New Roman" w:hAnsi="Segoe UI" w:cs="Segoe UI"/>
            <w:color w:val="24292E"/>
            <w:sz w:val="24"/>
            <w:szCs w:val="24"/>
          </w:rPr>
          <w:t xml:space="preserve">The x-axis in this graph represent the date in which </w:t>
        </w:r>
      </w:ins>
      <w:ins w:id="1693" w:author="Moustafa Banbouk" w:date="2018-04-01T22:24:00Z">
        <w:r w:rsidR="009F6EDE">
          <w:rPr>
            <w:rFonts w:ascii="Segoe UI" w:eastAsia="Times New Roman" w:hAnsi="Segoe UI" w:cs="Segoe UI"/>
            <w:color w:val="24292E"/>
            <w:sz w:val="24"/>
            <w:szCs w:val="24"/>
          </w:rPr>
          <w:t xml:space="preserve">the altcoin cost is calculated or predicted and the </w:t>
        </w:r>
      </w:ins>
      <w:ins w:id="1694" w:author="Moustafa Banbouk" w:date="2018-04-01T22:25:00Z">
        <w:r w:rsidR="009F6EDE">
          <w:rPr>
            <w:rFonts w:ascii="Segoe UI" w:eastAsia="Times New Roman" w:hAnsi="Segoe UI" w:cs="Segoe UI"/>
            <w:color w:val="24292E"/>
            <w:sz w:val="24"/>
            <w:szCs w:val="24"/>
          </w:rPr>
          <w:t xml:space="preserve">date </w:t>
        </w:r>
      </w:ins>
      <w:ins w:id="1695" w:author="Moustafa Banbouk" w:date="2018-04-01T22:24:00Z">
        <w:r w:rsidR="009F6EDE">
          <w:rPr>
            <w:rFonts w:ascii="Segoe UI" w:eastAsia="Times New Roman" w:hAnsi="Segoe UI" w:cs="Segoe UI"/>
            <w:color w:val="24292E"/>
            <w:sz w:val="24"/>
            <w:szCs w:val="24"/>
          </w:rPr>
          <w:t xml:space="preserve">format </w:t>
        </w:r>
      </w:ins>
      <w:ins w:id="1696" w:author="Moustafa Banbouk" w:date="2018-04-01T22:25:00Z">
        <w:r w:rsidR="009F6EDE">
          <w:rPr>
            <w:rFonts w:ascii="Segoe UI" w:eastAsia="Times New Roman" w:hAnsi="Segoe UI" w:cs="Segoe UI"/>
            <w:color w:val="24292E"/>
            <w:sz w:val="24"/>
            <w:szCs w:val="24"/>
          </w:rPr>
          <w:t xml:space="preserve">used </w:t>
        </w:r>
      </w:ins>
      <w:ins w:id="1697" w:author="Moustafa Banbouk" w:date="2018-04-01T22:24:00Z">
        <w:r w:rsidR="009F6EDE">
          <w:rPr>
            <w:rFonts w:ascii="Segoe UI" w:eastAsia="Times New Roman" w:hAnsi="Segoe UI" w:cs="Segoe UI"/>
            <w:color w:val="24292E"/>
            <w:sz w:val="24"/>
            <w:szCs w:val="24"/>
          </w:rPr>
          <w:t>is Unix</w:t>
        </w:r>
      </w:ins>
      <w:ins w:id="1698" w:author="Moustafa Banbouk" w:date="2018-04-01T22:25:00Z">
        <w:r w:rsidR="00846786">
          <w:rPr>
            <w:rFonts w:ascii="Segoe UI" w:eastAsia="Times New Roman" w:hAnsi="Segoe UI" w:cs="Segoe UI"/>
            <w:color w:val="24292E"/>
            <w:sz w:val="24"/>
            <w:szCs w:val="24"/>
          </w:rPr>
          <w:t xml:space="preserve"> timestamp format</w:t>
        </w:r>
      </w:ins>
      <w:ins w:id="1699" w:author="Moustafa Banbouk" w:date="2018-05-12T13:21:00Z">
        <w:r w:rsidR="00BF143E">
          <w:rPr>
            <w:rFonts w:ascii="Segoe UI" w:eastAsia="Times New Roman" w:hAnsi="Segoe UI" w:cs="Segoe UI"/>
            <w:color w:val="24292E"/>
            <w:sz w:val="24"/>
            <w:szCs w:val="24"/>
          </w:rPr>
          <w:t xml:space="preserve"> (</w:t>
        </w:r>
      </w:ins>
      <w:ins w:id="1700" w:author="Moustafa Banbouk" w:date="2018-05-12T13:22:00Z">
        <w:r w:rsidR="00BF143E">
          <w:rPr>
            <w:rFonts w:ascii="Segoe UI" w:eastAsia="Times New Roman" w:hAnsi="Segoe UI" w:cs="Segoe UI"/>
            <w:color w:val="24292E"/>
            <w:sz w:val="24"/>
            <w:szCs w:val="24"/>
          </w:rPr>
          <w:t xml:space="preserve">The black graph represents the actual cost of the training data and the colored graphs represents the predicted cost starting from various </w:t>
        </w:r>
        <w:r w:rsidR="00BF143E">
          <w:rPr>
            <w:rFonts w:ascii="Segoe UI" w:eastAsia="Times New Roman" w:hAnsi="Segoe UI" w:cs="Segoe UI"/>
            <w:color w:val="24292E"/>
            <w:sz w:val="24"/>
            <w:szCs w:val="24"/>
          </w:rPr>
          <w:lastRenderedPageBreak/>
          <w:t>timestamps. A peculiar point to see here is the prediction of a steep decrease in the value of Ethereum altcoin after it increased to its highest peak)</w:t>
        </w:r>
        <w:r w:rsidR="00403BDD">
          <w:rPr>
            <w:rFonts w:ascii="Segoe UI" w:eastAsia="Times New Roman" w:hAnsi="Segoe UI" w:cs="Segoe UI"/>
            <w:color w:val="24292E"/>
            <w:sz w:val="24"/>
            <w:szCs w:val="24"/>
          </w:rPr>
          <w:t>.</w:t>
        </w:r>
      </w:ins>
    </w:p>
    <w:p w:rsidR="009F6EDE" w:rsidRPr="000842C6" w:rsidRDefault="001F3975">
      <w:pPr>
        <w:spacing w:before="60" w:after="100" w:afterAutospacing="1" w:line="240" w:lineRule="auto"/>
        <w:rPr>
          <w:rFonts w:ascii="Segoe UI" w:eastAsia="Times New Roman" w:hAnsi="Segoe UI" w:cs="Segoe UI"/>
          <w:color w:val="24292E"/>
          <w:sz w:val="24"/>
          <w:szCs w:val="24"/>
        </w:rPr>
        <w:pPrChange w:id="1701" w:author="Moustafa Banbouk" w:date="2018-05-12T12:53:00Z">
          <w:pPr>
            <w:numPr>
              <w:numId w:val="13"/>
            </w:numPr>
            <w:tabs>
              <w:tab w:val="num" w:pos="720"/>
            </w:tabs>
            <w:spacing w:before="60" w:after="100" w:afterAutospacing="1" w:line="240" w:lineRule="auto"/>
            <w:ind w:left="720" w:hanging="360"/>
          </w:pPr>
        </w:pPrChange>
      </w:pPr>
      <w:ins w:id="1702" w:author="Moustafa Banbouk" w:date="2018-04-11T23:20:00Z">
        <w:r>
          <w:rPr>
            <w:noProof/>
          </w:rPr>
          <w:drawing>
            <wp:inline distT="0" distB="0" distL="0" distR="0" wp14:anchorId="3712747F" wp14:editId="28464AA5">
              <wp:extent cx="5486400" cy="38201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820160"/>
                      </a:xfrm>
                      <a:prstGeom prst="rect">
                        <a:avLst/>
                      </a:prstGeom>
                    </pic:spPr>
                  </pic:pic>
                </a:graphicData>
              </a:graphic>
            </wp:inline>
          </w:drawing>
        </w:r>
      </w:ins>
    </w:p>
    <w:p w:rsidR="0081171E" w:rsidRPr="0081171E" w:rsidRDefault="0081171E" w:rsidP="00FE0262">
      <w:pPr>
        <w:spacing w:before="360" w:after="240" w:line="240" w:lineRule="auto"/>
        <w:outlineLvl w:val="2"/>
        <w:rPr>
          <w:rFonts w:ascii="Segoe UI" w:eastAsia="Times New Roman" w:hAnsi="Segoe UI" w:cs="Segoe UI"/>
          <w:b/>
          <w:bCs/>
          <w:color w:val="24292E"/>
          <w:sz w:val="30"/>
          <w:szCs w:val="30"/>
        </w:rPr>
      </w:pPr>
      <w:r w:rsidRPr="0081171E">
        <w:rPr>
          <w:rFonts w:ascii="Segoe UI" w:eastAsia="Times New Roman" w:hAnsi="Segoe UI" w:cs="Segoe UI"/>
          <w:b/>
          <w:bCs/>
          <w:color w:val="24292E"/>
          <w:sz w:val="30"/>
          <w:szCs w:val="30"/>
        </w:rPr>
        <w:t>Reflection</w:t>
      </w:r>
    </w:p>
    <w:p w:rsidR="0081171E" w:rsidRPr="009F6EDE" w:rsidDel="00595B6C" w:rsidRDefault="0081171E">
      <w:pPr>
        <w:spacing w:after="240" w:line="240" w:lineRule="auto"/>
        <w:rPr>
          <w:del w:id="1703" w:author="Moustafa Banbouk" w:date="2018-04-01T22:46:00Z"/>
          <w:rFonts w:ascii="Segoe UI" w:eastAsia="Times New Roman" w:hAnsi="Segoe UI" w:cs="Segoe UI"/>
          <w:color w:val="24292E"/>
          <w:sz w:val="24"/>
          <w:szCs w:val="24"/>
          <w:highlight w:val="yellow"/>
          <w:rPrChange w:id="1704" w:author="Moustafa Banbouk" w:date="2018-04-01T22:26:00Z">
            <w:rPr>
              <w:del w:id="1705" w:author="Moustafa Banbouk" w:date="2018-04-01T22:46:00Z"/>
              <w:rFonts w:ascii="Segoe UI" w:eastAsia="Times New Roman" w:hAnsi="Segoe UI" w:cs="Segoe UI"/>
              <w:color w:val="24292E"/>
              <w:sz w:val="24"/>
              <w:szCs w:val="24"/>
            </w:rPr>
          </w:rPrChange>
        </w:rPr>
      </w:pPr>
      <w:del w:id="1706" w:author="Moustafa Banbouk" w:date="2018-04-01T22:46:00Z">
        <w:r w:rsidRPr="009F6EDE" w:rsidDel="00595B6C">
          <w:rPr>
            <w:rFonts w:ascii="Segoe UI" w:eastAsia="Times New Roman" w:hAnsi="Segoe UI" w:cs="Segoe UI"/>
            <w:color w:val="24292E"/>
            <w:sz w:val="24"/>
            <w:szCs w:val="24"/>
            <w:highlight w:val="yellow"/>
            <w:rPrChange w:id="1707" w:author="Moustafa Banbouk" w:date="2018-04-01T22:26:00Z">
              <w:rPr>
                <w:rFonts w:ascii="Segoe UI" w:eastAsia="Times New Roman" w:hAnsi="Segoe UI" w:cs="Segoe UI"/>
                <w:color w:val="24292E"/>
                <w:sz w:val="24"/>
                <w:szCs w:val="24"/>
              </w:rPr>
            </w:rPrChange>
          </w:rPr>
          <w:delText>In this section, you will summarize the entire end-to-end problem solution and discuss one or two particular aspects of the project you found interesting or difficult. You are expected to reflect on the project as a whole to show that you have a firm understanding of the entire process employed in your work. Questions to ask yourself when writing this section:</w:delText>
        </w:r>
      </w:del>
    </w:p>
    <w:p w:rsidR="0081171E" w:rsidRPr="009F6EDE" w:rsidDel="00595B6C" w:rsidRDefault="0081171E">
      <w:pPr>
        <w:numPr>
          <w:ilvl w:val="0"/>
          <w:numId w:val="14"/>
        </w:numPr>
        <w:spacing w:before="100" w:beforeAutospacing="1" w:after="100" w:afterAutospacing="1" w:line="240" w:lineRule="auto"/>
        <w:rPr>
          <w:del w:id="1708" w:author="Moustafa Banbouk" w:date="2018-04-01T22:46:00Z"/>
          <w:rFonts w:ascii="Segoe UI" w:eastAsia="Times New Roman" w:hAnsi="Segoe UI" w:cs="Segoe UI"/>
          <w:color w:val="24292E"/>
          <w:sz w:val="24"/>
          <w:szCs w:val="24"/>
          <w:highlight w:val="yellow"/>
          <w:rPrChange w:id="1709" w:author="Moustafa Banbouk" w:date="2018-04-01T22:26:00Z">
            <w:rPr>
              <w:del w:id="1710" w:author="Moustafa Banbouk" w:date="2018-04-01T22:46:00Z"/>
              <w:rFonts w:ascii="Segoe UI" w:eastAsia="Times New Roman" w:hAnsi="Segoe UI" w:cs="Segoe UI"/>
              <w:color w:val="24292E"/>
              <w:sz w:val="24"/>
              <w:szCs w:val="24"/>
            </w:rPr>
          </w:rPrChange>
        </w:rPr>
      </w:pPr>
      <w:del w:id="1711" w:author="Moustafa Banbouk" w:date="2018-04-01T22:46:00Z">
        <w:r w:rsidRPr="009F6EDE" w:rsidDel="00595B6C">
          <w:rPr>
            <w:rFonts w:ascii="Segoe UI" w:eastAsia="Times New Roman" w:hAnsi="Segoe UI" w:cs="Segoe UI"/>
            <w:i/>
            <w:iCs/>
            <w:color w:val="24292E"/>
            <w:sz w:val="24"/>
            <w:szCs w:val="24"/>
            <w:highlight w:val="yellow"/>
            <w:rPrChange w:id="1712" w:author="Moustafa Banbouk" w:date="2018-04-01T22:26:00Z">
              <w:rPr>
                <w:rFonts w:ascii="Segoe UI" w:eastAsia="Times New Roman" w:hAnsi="Segoe UI" w:cs="Segoe UI"/>
                <w:i/>
                <w:iCs/>
                <w:color w:val="24292E"/>
                <w:sz w:val="24"/>
                <w:szCs w:val="24"/>
              </w:rPr>
            </w:rPrChange>
          </w:rPr>
          <w:delText>Have you thoroughly summarized the entire process you used for this project?</w:delText>
        </w:r>
      </w:del>
    </w:p>
    <w:p w:rsidR="0081171E" w:rsidRPr="009F6EDE" w:rsidDel="00595B6C" w:rsidRDefault="0081171E">
      <w:pPr>
        <w:numPr>
          <w:ilvl w:val="0"/>
          <w:numId w:val="14"/>
        </w:numPr>
        <w:spacing w:before="60" w:after="100" w:afterAutospacing="1" w:line="240" w:lineRule="auto"/>
        <w:rPr>
          <w:del w:id="1713" w:author="Moustafa Banbouk" w:date="2018-04-01T22:46:00Z"/>
          <w:rFonts w:ascii="Segoe UI" w:eastAsia="Times New Roman" w:hAnsi="Segoe UI" w:cs="Segoe UI"/>
          <w:color w:val="24292E"/>
          <w:sz w:val="24"/>
          <w:szCs w:val="24"/>
          <w:highlight w:val="yellow"/>
          <w:rPrChange w:id="1714" w:author="Moustafa Banbouk" w:date="2018-04-01T22:26:00Z">
            <w:rPr>
              <w:del w:id="1715" w:author="Moustafa Banbouk" w:date="2018-04-01T22:46:00Z"/>
              <w:rFonts w:ascii="Segoe UI" w:eastAsia="Times New Roman" w:hAnsi="Segoe UI" w:cs="Segoe UI"/>
              <w:color w:val="24292E"/>
              <w:sz w:val="24"/>
              <w:szCs w:val="24"/>
            </w:rPr>
          </w:rPrChange>
        </w:rPr>
      </w:pPr>
      <w:del w:id="1716" w:author="Moustafa Banbouk" w:date="2018-04-01T22:46:00Z">
        <w:r w:rsidRPr="009F6EDE" w:rsidDel="00595B6C">
          <w:rPr>
            <w:rFonts w:ascii="Segoe UI" w:eastAsia="Times New Roman" w:hAnsi="Segoe UI" w:cs="Segoe UI"/>
            <w:i/>
            <w:iCs/>
            <w:color w:val="24292E"/>
            <w:sz w:val="24"/>
            <w:szCs w:val="24"/>
            <w:highlight w:val="yellow"/>
            <w:rPrChange w:id="1717" w:author="Moustafa Banbouk" w:date="2018-04-01T22:26:00Z">
              <w:rPr>
                <w:rFonts w:ascii="Segoe UI" w:eastAsia="Times New Roman" w:hAnsi="Segoe UI" w:cs="Segoe UI"/>
                <w:i/>
                <w:iCs/>
                <w:color w:val="24292E"/>
                <w:sz w:val="24"/>
                <w:szCs w:val="24"/>
              </w:rPr>
            </w:rPrChange>
          </w:rPr>
          <w:delText>Were there any interesting aspects of the project?</w:delText>
        </w:r>
      </w:del>
    </w:p>
    <w:p w:rsidR="0081171E" w:rsidRPr="009F6EDE" w:rsidDel="00595B6C" w:rsidRDefault="0081171E">
      <w:pPr>
        <w:numPr>
          <w:ilvl w:val="0"/>
          <w:numId w:val="14"/>
        </w:numPr>
        <w:spacing w:before="60" w:after="100" w:afterAutospacing="1" w:line="240" w:lineRule="auto"/>
        <w:rPr>
          <w:del w:id="1718" w:author="Moustafa Banbouk" w:date="2018-04-01T22:46:00Z"/>
          <w:rFonts w:ascii="Segoe UI" w:eastAsia="Times New Roman" w:hAnsi="Segoe UI" w:cs="Segoe UI"/>
          <w:color w:val="24292E"/>
          <w:sz w:val="24"/>
          <w:szCs w:val="24"/>
          <w:highlight w:val="yellow"/>
          <w:rPrChange w:id="1719" w:author="Moustafa Banbouk" w:date="2018-04-01T22:26:00Z">
            <w:rPr>
              <w:del w:id="1720" w:author="Moustafa Banbouk" w:date="2018-04-01T22:46:00Z"/>
              <w:rFonts w:ascii="Segoe UI" w:eastAsia="Times New Roman" w:hAnsi="Segoe UI" w:cs="Segoe UI"/>
              <w:color w:val="24292E"/>
              <w:sz w:val="24"/>
              <w:szCs w:val="24"/>
            </w:rPr>
          </w:rPrChange>
        </w:rPr>
      </w:pPr>
      <w:del w:id="1721" w:author="Moustafa Banbouk" w:date="2018-04-01T22:46:00Z">
        <w:r w:rsidRPr="009F6EDE" w:rsidDel="00595B6C">
          <w:rPr>
            <w:rFonts w:ascii="Segoe UI" w:eastAsia="Times New Roman" w:hAnsi="Segoe UI" w:cs="Segoe UI"/>
            <w:i/>
            <w:iCs/>
            <w:color w:val="24292E"/>
            <w:sz w:val="24"/>
            <w:szCs w:val="24"/>
            <w:highlight w:val="yellow"/>
            <w:rPrChange w:id="1722" w:author="Moustafa Banbouk" w:date="2018-04-01T22:26:00Z">
              <w:rPr>
                <w:rFonts w:ascii="Segoe UI" w:eastAsia="Times New Roman" w:hAnsi="Segoe UI" w:cs="Segoe UI"/>
                <w:i/>
                <w:iCs/>
                <w:color w:val="24292E"/>
                <w:sz w:val="24"/>
                <w:szCs w:val="24"/>
              </w:rPr>
            </w:rPrChange>
          </w:rPr>
          <w:delText>Were there any difficult aspects of the project?</w:delText>
        </w:r>
      </w:del>
    </w:p>
    <w:p w:rsidR="009F6EDE" w:rsidRDefault="0081171E">
      <w:pPr>
        <w:spacing w:before="60" w:after="100" w:afterAutospacing="1" w:line="240" w:lineRule="auto"/>
        <w:rPr>
          <w:ins w:id="1723" w:author="Moustafa Banbouk" w:date="2018-04-01T22:28:00Z"/>
          <w:rFonts w:ascii="Segoe UI" w:eastAsia="Times New Roman" w:hAnsi="Segoe UI" w:cs="Segoe UI"/>
          <w:color w:val="24292E"/>
          <w:sz w:val="24"/>
          <w:szCs w:val="24"/>
        </w:rPr>
        <w:pPrChange w:id="1724" w:author="Moustafa Banbouk" w:date="2018-05-12T12:53:00Z">
          <w:pPr>
            <w:numPr>
              <w:numId w:val="14"/>
            </w:numPr>
            <w:tabs>
              <w:tab w:val="num" w:pos="720"/>
            </w:tabs>
            <w:spacing w:before="60" w:after="100" w:afterAutospacing="1" w:line="240" w:lineRule="auto"/>
            <w:ind w:left="720" w:hanging="360"/>
          </w:pPr>
        </w:pPrChange>
      </w:pPr>
      <w:del w:id="1725" w:author="Moustafa Banbouk" w:date="2018-04-01T22:46:00Z">
        <w:r w:rsidRPr="009F6EDE" w:rsidDel="00595B6C">
          <w:rPr>
            <w:rFonts w:ascii="Segoe UI" w:eastAsia="Times New Roman" w:hAnsi="Segoe UI" w:cs="Segoe UI"/>
            <w:i/>
            <w:iCs/>
            <w:color w:val="24292E"/>
            <w:sz w:val="24"/>
            <w:szCs w:val="24"/>
            <w:highlight w:val="yellow"/>
            <w:rPrChange w:id="1726" w:author="Moustafa Banbouk" w:date="2018-04-01T22:26:00Z">
              <w:rPr>
                <w:rFonts w:ascii="Segoe UI" w:eastAsia="Times New Roman" w:hAnsi="Segoe UI" w:cs="Segoe UI"/>
                <w:i/>
                <w:iCs/>
                <w:color w:val="24292E"/>
                <w:sz w:val="24"/>
                <w:szCs w:val="24"/>
              </w:rPr>
            </w:rPrChange>
          </w:rPr>
          <w:delText>Does the final model and solution fit your expectations for the problem, and should it be used in a general setting to solve these types of problems?</w:delText>
        </w:r>
      </w:del>
      <w:ins w:id="1727" w:author="Moustafa Banbouk" w:date="2018-04-01T22:28:00Z">
        <w:r w:rsidR="009F6EDE">
          <w:rPr>
            <w:rFonts w:ascii="Segoe UI" w:eastAsia="Times New Roman" w:hAnsi="Segoe UI" w:cs="Segoe UI"/>
            <w:color w:val="24292E"/>
            <w:sz w:val="24"/>
            <w:szCs w:val="24"/>
          </w:rPr>
          <w:t>We can summarize the full project in the following steps:</w:t>
        </w:r>
      </w:ins>
    </w:p>
    <w:p w:rsidR="009F6EDE" w:rsidRDefault="009F6EDE">
      <w:pPr>
        <w:pStyle w:val="ListParagraph"/>
        <w:numPr>
          <w:ilvl w:val="0"/>
          <w:numId w:val="14"/>
        </w:numPr>
        <w:spacing w:before="60" w:after="100" w:afterAutospacing="1" w:line="240" w:lineRule="auto"/>
        <w:rPr>
          <w:ins w:id="1728" w:author="Moustafa Banbouk" w:date="2018-04-01T22:29:00Z"/>
          <w:rFonts w:ascii="Segoe UI" w:eastAsia="Times New Roman" w:hAnsi="Segoe UI" w:cs="Segoe UI"/>
          <w:color w:val="24292E"/>
          <w:sz w:val="24"/>
          <w:szCs w:val="24"/>
        </w:rPr>
        <w:pPrChange w:id="1729" w:author="Moustafa Banbouk" w:date="2018-05-12T12:53:00Z">
          <w:pPr>
            <w:numPr>
              <w:numId w:val="14"/>
            </w:numPr>
            <w:tabs>
              <w:tab w:val="num" w:pos="720"/>
            </w:tabs>
            <w:spacing w:before="60" w:after="100" w:afterAutospacing="1" w:line="240" w:lineRule="auto"/>
            <w:ind w:left="720" w:hanging="360"/>
          </w:pPr>
        </w:pPrChange>
      </w:pPr>
      <w:ins w:id="1730" w:author="Moustafa Banbouk" w:date="2018-04-01T22:28:00Z">
        <w:r>
          <w:rPr>
            <w:rFonts w:ascii="Segoe UI" w:eastAsia="Times New Roman" w:hAnsi="Segoe UI" w:cs="Segoe UI"/>
            <w:b/>
            <w:bCs/>
            <w:color w:val="24292E"/>
            <w:sz w:val="24"/>
            <w:szCs w:val="24"/>
          </w:rPr>
          <w:t>Step 1</w:t>
        </w:r>
      </w:ins>
      <w:ins w:id="1731" w:author="Moustafa Banbouk" w:date="2018-04-01T22:30:00Z">
        <w:r>
          <w:rPr>
            <w:rFonts w:ascii="Segoe UI" w:eastAsia="Times New Roman" w:hAnsi="Segoe UI" w:cs="Segoe UI"/>
            <w:b/>
            <w:bCs/>
            <w:color w:val="24292E"/>
            <w:sz w:val="24"/>
            <w:szCs w:val="24"/>
          </w:rPr>
          <w:t xml:space="preserve"> – Importing </w:t>
        </w:r>
      </w:ins>
      <w:ins w:id="1732" w:author="Moustafa Banbouk" w:date="2018-04-01T22:29:00Z">
        <w:r w:rsidRPr="009F6EDE">
          <w:rPr>
            <w:rFonts w:ascii="Segoe UI" w:eastAsia="Times New Roman" w:hAnsi="Segoe UI" w:cs="Segoe UI"/>
            <w:b/>
            <w:bCs/>
            <w:color w:val="24292E"/>
            <w:sz w:val="24"/>
            <w:szCs w:val="24"/>
            <w:rPrChange w:id="1733" w:author="Moustafa Banbouk" w:date="2018-04-01T22:30:00Z">
              <w:rPr>
                <w:rFonts w:ascii="Segoe UI" w:eastAsia="Times New Roman" w:hAnsi="Segoe UI" w:cs="Segoe UI"/>
                <w:color w:val="24292E"/>
                <w:sz w:val="24"/>
                <w:szCs w:val="24"/>
              </w:rPr>
            </w:rPrChange>
          </w:rPr>
          <w:t>Data:</w:t>
        </w:r>
        <w:r>
          <w:rPr>
            <w:rFonts w:ascii="Segoe UI" w:eastAsia="Times New Roman" w:hAnsi="Segoe UI" w:cs="Segoe UI"/>
            <w:color w:val="24292E"/>
            <w:sz w:val="24"/>
            <w:szCs w:val="24"/>
          </w:rPr>
          <w:t xml:space="preserve"> Importing major cryptocurrencies prices from the Internet</w:t>
        </w:r>
      </w:ins>
    </w:p>
    <w:p w:rsidR="009F6EDE" w:rsidRDefault="009F6EDE">
      <w:pPr>
        <w:pStyle w:val="ListParagraph"/>
        <w:numPr>
          <w:ilvl w:val="0"/>
          <w:numId w:val="14"/>
        </w:numPr>
        <w:spacing w:before="60" w:after="100" w:afterAutospacing="1" w:line="240" w:lineRule="auto"/>
        <w:rPr>
          <w:ins w:id="1734" w:author="Moustafa Banbouk" w:date="2018-04-01T22:31:00Z"/>
          <w:rFonts w:ascii="Segoe UI" w:eastAsia="Times New Roman" w:hAnsi="Segoe UI" w:cs="Segoe UI"/>
          <w:color w:val="24292E"/>
          <w:sz w:val="24"/>
          <w:szCs w:val="24"/>
        </w:rPr>
        <w:pPrChange w:id="1735" w:author="Moustafa Banbouk" w:date="2018-05-12T12:53:00Z">
          <w:pPr>
            <w:numPr>
              <w:numId w:val="14"/>
            </w:numPr>
            <w:tabs>
              <w:tab w:val="num" w:pos="720"/>
            </w:tabs>
            <w:spacing w:before="60" w:after="100" w:afterAutospacing="1" w:line="240" w:lineRule="auto"/>
            <w:ind w:left="720" w:hanging="360"/>
          </w:pPr>
        </w:pPrChange>
      </w:pPr>
      <w:ins w:id="1736" w:author="Moustafa Banbouk" w:date="2018-04-01T22:29:00Z">
        <w:r w:rsidRPr="009F6EDE">
          <w:rPr>
            <w:rFonts w:ascii="Segoe UI" w:eastAsia="Times New Roman" w:hAnsi="Segoe UI" w:cs="Segoe UI"/>
            <w:b/>
            <w:bCs/>
            <w:color w:val="24292E"/>
            <w:sz w:val="24"/>
            <w:szCs w:val="24"/>
            <w:rPrChange w:id="1737" w:author="Moustafa Banbouk" w:date="2018-04-01T22:31:00Z">
              <w:rPr>
                <w:rFonts w:ascii="Segoe UI" w:eastAsia="Times New Roman" w:hAnsi="Segoe UI" w:cs="Segoe UI"/>
                <w:color w:val="24292E"/>
                <w:sz w:val="24"/>
                <w:szCs w:val="24"/>
              </w:rPr>
            </w:rPrChange>
          </w:rPr>
          <w:t>Step 2</w:t>
        </w:r>
      </w:ins>
      <w:ins w:id="1738" w:author="Moustafa Banbouk" w:date="2018-04-01T22:30:00Z">
        <w:r w:rsidRPr="009F6EDE">
          <w:rPr>
            <w:rFonts w:ascii="Segoe UI" w:eastAsia="Times New Roman" w:hAnsi="Segoe UI" w:cs="Segoe UI"/>
            <w:b/>
            <w:bCs/>
            <w:color w:val="24292E"/>
            <w:sz w:val="24"/>
            <w:szCs w:val="24"/>
            <w:rPrChange w:id="1739" w:author="Moustafa Banbouk" w:date="2018-04-01T22:31:00Z">
              <w:rPr>
                <w:rFonts w:ascii="Segoe UI" w:eastAsia="Times New Roman" w:hAnsi="Segoe UI" w:cs="Segoe UI"/>
                <w:color w:val="24292E"/>
                <w:sz w:val="24"/>
                <w:szCs w:val="24"/>
              </w:rPr>
            </w:rPrChange>
          </w:rPr>
          <w:t xml:space="preserve"> – </w:t>
        </w:r>
      </w:ins>
      <w:ins w:id="1740" w:author="Moustafa Banbouk" w:date="2018-04-01T22:37:00Z">
        <w:r w:rsidR="00207CC1">
          <w:rPr>
            <w:rFonts w:ascii="Segoe UI" w:eastAsia="Times New Roman" w:hAnsi="Segoe UI" w:cs="Segoe UI"/>
            <w:b/>
            <w:bCs/>
            <w:color w:val="24292E"/>
            <w:sz w:val="24"/>
            <w:szCs w:val="24"/>
          </w:rPr>
          <w:t>Data Pre-processing</w:t>
        </w:r>
      </w:ins>
      <w:ins w:id="1741" w:author="Moustafa Banbouk" w:date="2018-04-01T22:30:00Z">
        <w:r>
          <w:rPr>
            <w:rFonts w:ascii="Segoe UI" w:eastAsia="Times New Roman" w:hAnsi="Segoe UI" w:cs="Segoe UI"/>
            <w:color w:val="24292E"/>
            <w:sz w:val="24"/>
            <w:szCs w:val="24"/>
          </w:rPr>
          <w:t xml:space="preserve">: Adding </w:t>
        </w:r>
      </w:ins>
      <w:ins w:id="1742" w:author="Moustafa Banbouk" w:date="2018-04-01T22:31:00Z">
        <w:r>
          <w:rPr>
            <w:rFonts w:ascii="Segoe UI" w:eastAsia="Times New Roman" w:hAnsi="Segoe UI" w:cs="Segoe UI"/>
            <w:color w:val="24292E"/>
            <w:sz w:val="24"/>
            <w:szCs w:val="24"/>
          </w:rPr>
          <w:t>columns representing the ML model features</w:t>
        </w:r>
      </w:ins>
    </w:p>
    <w:p w:rsidR="009F6EDE" w:rsidRDefault="009F6EDE">
      <w:pPr>
        <w:pStyle w:val="ListParagraph"/>
        <w:numPr>
          <w:ilvl w:val="0"/>
          <w:numId w:val="14"/>
        </w:numPr>
        <w:spacing w:before="60" w:after="100" w:afterAutospacing="1" w:line="240" w:lineRule="auto"/>
        <w:rPr>
          <w:ins w:id="1743" w:author="Moustafa Banbouk" w:date="2018-04-01T22:32:00Z"/>
          <w:rFonts w:ascii="Segoe UI" w:eastAsia="Times New Roman" w:hAnsi="Segoe UI" w:cs="Segoe UI"/>
          <w:color w:val="24292E"/>
          <w:sz w:val="24"/>
          <w:szCs w:val="24"/>
        </w:rPr>
        <w:pPrChange w:id="1744" w:author="Moustafa Banbouk" w:date="2018-05-12T12:53:00Z">
          <w:pPr>
            <w:numPr>
              <w:numId w:val="14"/>
            </w:numPr>
            <w:tabs>
              <w:tab w:val="num" w:pos="720"/>
            </w:tabs>
            <w:spacing w:before="60" w:after="100" w:afterAutospacing="1" w:line="240" w:lineRule="auto"/>
            <w:ind w:left="720" w:hanging="360"/>
          </w:pPr>
        </w:pPrChange>
      </w:pPr>
      <w:ins w:id="1745" w:author="Moustafa Banbouk" w:date="2018-04-01T22:31:00Z">
        <w:r w:rsidRPr="009F6EDE">
          <w:rPr>
            <w:rFonts w:ascii="Segoe UI" w:eastAsia="Times New Roman" w:hAnsi="Segoe UI" w:cs="Segoe UI"/>
            <w:b/>
            <w:bCs/>
            <w:color w:val="24292E"/>
            <w:sz w:val="24"/>
            <w:szCs w:val="24"/>
          </w:rPr>
          <w:t xml:space="preserve">Step 3 </w:t>
        </w:r>
        <w:r w:rsidRPr="009F6EDE">
          <w:rPr>
            <w:rFonts w:ascii="Segoe UI" w:eastAsia="Times New Roman" w:hAnsi="Segoe UI" w:cs="Segoe UI"/>
            <w:b/>
            <w:bCs/>
            <w:color w:val="24292E"/>
            <w:sz w:val="24"/>
            <w:szCs w:val="24"/>
            <w:rPrChange w:id="1746" w:author="Moustafa Banbouk" w:date="2018-04-01T22:32:00Z">
              <w:rPr>
                <w:rFonts w:ascii="Segoe UI" w:eastAsia="Times New Roman" w:hAnsi="Segoe UI" w:cs="Segoe UI"/>
                <w:color w:val="24292E"/>
                <w:sz w:val="24"/>
                <w:szCs w:val="24"/>
              </w:rPr>
            </w:rPrChange>
          </w:rPr>
          <w:t>– Data Splitting:</w:t>
        </w:r>
        <w:r>
          <w:rPr>
            <w:rFonts w:ascii="Segoe UI" w:eastAsia="Times New Roman" w:hAnsi="Segoe UI" w:cs="Segoe UI"/>
            <w:color w:val="24292E"/>
            <w:sz w:val="24"/>
            <w:szCs w:val="24"/>
          </w:rPr>
          <w:t xml:space="preserve"> Diving imported data between training and test data</w:t>
        </w:r>
      </w:ins>
    </w:p>
    <w:p w:rsidR="009F6EDE" w:rsidRDefault="009F6EDE">
      <w:pPr>
        <w:pStyle w:val="ListParagraph"/>
        <w:numPr>
          <w:ilvl w:val="0"/>
          <w:numId w:val="14"/>
        </w:numPr>
        <w:spacing w:before="60" w:after="100" w:afterAutospacing="1" w:line="240" w:lineRule="auto"/>
        <w:rPr>
          <w:ins w:id="1747" w:author="Moustafa Banbouk" w:date="2018-04-01T22:33:00Z"/>
          <w:rFonts w:ascii="Segoe UI" w:eastAsia="Times New Roman" w:hAnsi="Segoe UI" w:cs="Segoe UI"/>
          <w:color w:val="24292E"/>
          <w:sz w:val="24"/>
          <w:szCs w:val="24"/>
        </w:rPr>
        <w:pPrChange w:id="1748" w:author="Moustafa Banbouk" w:date="2018-05-12T12:53:00Z">
          <w:pPr>
            <w:numPr>
              <w:numId w:val="14"/>
            </w:numPr>
            <w:tabs>
              <w:tab w:val="num" w:pos="720"/>
            </w:tabs>
            <w:spacing w:before="60" w:after="100" w:afterAutospacing="1" w:line="240" w:lineRule="auto"/>
            <w:ind w:left="720" w:hanging="360"/>
          </w:pPr>
        </w:pPrChange>
      </w:pPr>
      <w:ins w:id="1749" w:author="Moustafa Banbouk" w:date="2018-04-01T22:32:00Z">
        <w:r w:rsidRPr="00207CC1">
          <w:rPr>
            <w:rFonts w:ascii="Segoe UI" w:eastAsia="Times New Roman" w:hAnsi="Segoe UI" w:cs="Segoe UI"/>
            <w:b/>
            <w:bCs/>
            <w:color w:val="24292E"/>
            <w:sz w:val="24"/>
            <w:szCs w:val="24"/>
          </w:rPr>
          <w:t>Step 4 –</w:t>
        </w:r>
        <w:r w:rsidRPr="00207CC1">
          <w:rPr>
            <w:rFonts w:ascii="Segoe UI" w:eastAsia="Times New Roman" w:hAnsi="Segoe UI" w:cs="Segoe UI"/>
            <w:b/>
            <w:bCs/>
            <w:color w:val="24292E"/>
            <w:sz w:val="24"/>
            <w:szCs w:val="24"/>
            <w:rPrChange w:id="1750" w:author="Moustafa Banbouk" w:date="2018-04-01T22:33:00Z">
              <w:rPr>
                <w:rFonts w:ascii="Segoe UI" w:eastAsia="Times New Roman" w:hAnsi="Segoe UI" w:cs="Segoe UI"/>
                <w:color w:val="24292E"/>
                <w:sz w:val="24"/>
                <w:szCs w:val="24"/>
              </w:rPr>
            </w:rPrChange>
          </w:rPr>
          <w:t xml:space="preserve"> </w:t>
        </w:r>
      </w:ins>
      <w:ins w:id="1751" w:author="Moustafa Banbouk" w:date="2018-04-01T22:33:00Z">
        <w:r w:rsidRPr="00207CC1">
          <w:rPr>
            <w:rFonts w:ascii="Segoe UI" w:eastAsia="Times New Roman" w:hAnsi="Segoe UI" w:cs="Segoe UI"/>
            <w:b/>
            <w:bCs/>
            <w:color w:val="24292E"/>
            <w:sz w:val="24"/>
            <w:szCs w:val="24"/>
            <w:rPrChange w:id="1752" w:author="Moustafa Banbouk" w:date="2018-04-01T22:33:00Z">
              <w:rPr>
                <w:rFonts w:ascii="Segoe UI" w:eastAsia="Times New Roman" w:hAnsi="Segoe UI" w:cs="Segoe UI"/>
                <w:color w:val="24292E"/>
                <w:sz w:val="24"/>
                <w:szCs w:val="24"/>
              </w:rPr>
            </w:rPrChange>
          </w:rPr>
          <w:t xml:space="preserve">Model </w:t>
        </w:r>
      </w:ins>
      <w:ins w:id="1753" w:author="Moustafa Banbouk" w:date="2018-04-01T22:32:00Z">
        <w:r w:rsidRPr="00207CC1">
          <w:rPr>
            <w:rFonts w:ascii="Segoe UI" w:eastAsia="Times New Roman" w:hAnsi="Segoe UI" w:cs="Segoe UI"/>
            <w:b/>
            <w:bCs/>
            <w:color w:val="24292E"/>
            <w:sz w:val="24"/>
            <w:szCs w:val="24"/>
            <w:rPrChange w:id="1754" w:author="Moustafa Banbouk" w:date="2018-04-01T22:33:00Z">
              <w:rPr>
                <w:rFonts w:ascii="Segoe UI" w:eastAsia="Times New Roman" w:hAnsi="Segoe UI" w:cs="Segoe UI"/>
                <w:color w:val="24292E"/>
                <w:sz w:val="24"/>
                <w:szCs w:val="24"/>
              </w:rPr>
            </w:rPrChange>
          </w:rPr>
          <w:t>Training</w:t>
        </w:r>
      </w:ins>
      <w:ins w:id="1755" w:author="Moustafa Banbouk" w:date="2018-04-01T22:33:00Z">
        <w:r w:rsidRPr="00207CC1">
          <w:rPr>
            <w:rFonts w:ascii="Segoe UI" w:eastAsia="Times New Roman" w:hAnsi="Segoe UI" w:cs="Segoe UI"/>
            <w:b/>
            <w:bCs/>
            <w:color w:val="24292E"/>
            <w:sz w:val="24"/>
            <w:szCs w:val="24"/>
            <w:rPrChange w:id="1756" w:author="Moustafa Banbouk" w:date="2018-04-01T22:33:00Z">
              <w:rPr>
                <w:rFonts w:ascii="Segoe UI" w:eastAsia="Times New Roman" w:hAnsi="Segoe UI" w:cs="Segoe UI"/>
                <w:color w:val="24292E"/>
                <w:sz w:val="24"/>
                <w:szCs w:val="24"/>
              </w:rPr>
            </w:rPrChange>
          </w:rPr>
          <w:t>:</w:t>
        </w:r>
        <w:r>
          <w:rPr>
            <w:rFonts w:ascii="Segoe UI" w:eastAsia="Times New Roman" w:hAnsi="Segoe UI" w:cs="Segoe UI"/>
            <w:color w:val="24292E"/>
            <w:sz w:val="24"/>
            <w:szCs w:val="24"/>
          </w:rPr>
          <w:t xml:space="preserve"> Train ML Model using provided Data</w:t>
        </w:r>
      </w:ins>
    </w:p>
    <w:p w:rsidR="00207CC1" w:rsidRDefault="00207CC1">
      <w:pPr>
        <w:pStyle w:val="ListParagraph"/>
        <w:numPr>
          <w:ilvl w:val="0"/>
          <w:numId w:val="14"/>
        </w:numPr>
        <w:spacing w:before="60" w:after="100" w:afterAutospacing="1" w:line="240" w:lineRule="auto"/>
        <w:rPr>
          <w:ins w:id="1757" w:author="Moustafa Banbouk" w:date="2018-04-01T22:36:00Z"/>
          <w:rFonts w:ascii="Segoe UI" w:eastAsia="Times New Roman" w:hAnsi="Segoe UI" w:cs="Segoe UI"/>
          <w:color w:val="24292E"/>
          <w:sz w:val="24"/>
          <w:szCs w:val="24"/>
        </w:rPr>
        <w:pPrChange w:id="1758" w:author="Moustafa Banbouk" w:date="2018-05-12T12:53:00Z">
          <w:pPr>
            <w:numPr>
              <w:numId w:val="14"/>
            </w:numPr>
            <w:tabs>
              <w:tab w:val="num" w:pos="720"/>
            </w:tabs>
            <w:spacing w:before="60" w:after="100" w:afterAutospacing="1" w:line="240" w:lineRule="auto"/>
            <w:ind w:left="720" w:hanging="360"/>
          </w:pPr>
        </w:pPrChange>
      </w:pPr>
      <w:ins w:id="1759" w:author="Moustafa Banbouk" w:date="2018-04-01T22:34:00Z">
        <w:r>
          <w:rPr>
            <w:rFonts w:ascii="Segoe UI" w:eastAsia="Times New Roman" w:hAnsi="Segoe UI" w:cs="Segoe UI"/>
            <w:b/>
            <w:bCs/>
            <w:color w:val="24292E"/>
            <w:sz w:val="24"/>
            <w:szCs w:val="24"/>
          </w:rPr>
          <w:t xml:space="preserve">Step 5 </w:t>
        </w:r>
        <w:r w:rsidRPr="00207CC1">
          <w:rPr>
            <w:rFonts w:ascii="Segoe UI" w:eastAsia="Times New Roman" w:hAnsi="Segoe UI" w:cs="Segoe UI"/>
            <w:b/>
            <w:bCs/>
            <w:color w:val="24292E"/>
            <w:sz w:val="24"/>
            <w:szCs w:val="24"/>
          </w:rPr>
          <w:t>–</w:t>
        </w:r>
        <w:r w:rsidRPr="00207CC1">
          <w:rPr>
            <w:rFonts w:ascii="Segoe UI" w:eastAsia="Times New Roman" w:hAnsi="Segoe UI" w:cs="Segoe UI"/>
            <w:b/>
            <w:bCs/>
            <w:color w:val="24292E"/>
            <w:sz w:val="24"/>
            <w:szCs w:val="24"/>
            <w:rPrChange w:id="1760" w:author="Moustafa Banbouk" w:date="2018-04-01T22:35:00Z">
              <w:rPr>
                <w:rFonts w:ascii="Segoe UI" w:eastAsia="Times New Roman" w:hAnsi="Segoe UI" w:cs="Segoe UI"/>
                <w:color w:val="24292E"/>
                <w:sz w:val="24"/>
                <w:szCs w:val="24"/>
              </w:rPr>
            </w:rPrChange>
          </w:rPr>
          <w:t xml:space="preserve"> Data Prediction:</w:t>
        </w:r>
        <w:r>
          <w:rPr>
            <w:rFonts w:ascii="Segoe UI" w:eastAsia="Times New Roman" w:hAnsi="Segoe UI" w:cs="Segoe UI"/>
            <w:color w:val="24292E"/>
            <w:sz w:val="24"/>
            <w:szCs w:val="24"/>
          </w:rPr>
          <w:t xml:space="preserve"> P</w:t>
        </w:r>
        <w:r w:rsidRPr="00207CC1">
          <w:rPr>
            <w:rFonts w:ascii="Segoe UI" w:eastAsia="Times New Roman" w:hAnsi="Segoe UI" w:cs="Segoe UI"/>
            <w:color w:val="24292E"/>
            <w:sz w:val="24"/>
            <w:szCs w:val="24"/>
          </w:rPr>
          <w:t xml:space="preserve">redict upcoming cryptocurrency cost </w:t>
        </w:r>
      </w:ins>
      <w:ins w:id="1761" w:author="Moustafa Banbouk" w:date="2018-04-01T22:35:00Z">
        <w:r>
          <w:rPr>
            <w:rFonts w:ascii="Segoe UI" w:eastAsia="Times New Roman" w:hAnsi="Segoe UI" w:cs="Segoe UI"/>
            <w:color w:val="24292E"/>
            <w:sz w:val="24"/>
            <w:szCs w:val="24"/>
          </w:rPr>
          <w:t>using multiple ML mod</w:t>
        </w:r>
      </w:ins>
      <w:ins w:id="1762" w:author="Moustafa Banbouk" w:date="2018-04-01T22:36:00Z">
        <w:r>
          <w:rPr>
            <w:rFonts w:ascii="Segoe UI" w:eastAsia="Times New Roman" w:hAnsi="Segoe UI" w:cs="Segoe UI"/>
            <w:color w:val="24292E"/>
            <w:sz w:val="24"/>
            <w:szCs w:val="24"/>
          </w:rPr>
          <w:t>els</w:t>
        </w:r>
      </w:ins>
    </w:p>
    <w:p w:rsidR="00207CC1" w:rsidRDefault="00207CC1">
      <w:pPr>
        <w:pStyle w:val="ListParagraph"/>
        <w:numPr>
          <w:ilvl w:val="0"/>
          <w:numId w:val="14"/>
        </w:numPr>
        <w:spacing w:before="60" w:after="100" w:afterAutospacing="1" w:line="240" w:lineRule="auto"/>
        <w:rPr>
          <w:ins w:id="1763" w:author="Moustafa Banbouk" w:date="2018-04-01T22:36:00Z"/>
          <w:rFonts w:ascii="Segoe UI" w:eastAsia="Times New Roman" w:hAnsi="Segoe UI" w:cs="Segoe UI"/>
          <w:color w:val="24292E"/>
          <w:sz w:val="24"/>
          <w:szCs w:val="24"/>
        </w:rPr>
        <w:pPrChange w:id="1764" w:author="Moustafa Banbouk" w:date="2018-05-12T12:53:00Z">
          <w:pPr>
            <w:numPr>
              <w:numId w:val="14"/>
            </w:numPr>
            <w:tabs>
              <w:tab w:val="num" w:pos="720"/>
            </w:tabs>
            <w:spacing w:before="60" w:after="100" w:afterAutospacing="1" w:line="240" w:lineRule="auto"/>
            <w:ind w:left="720" w:hanging="360"/>
          </w:pPr>
        </w:pPrChange>
      </w:pPr>
      <w:ins w:id="1765" w:author="Moustafa Banbouk" w:date="2018-04-01T22:36:00Z">
        <w:r w:rsidRPr="00207CC1">
          <w:rPr>
            <w:rFonts w:ascii="Segoe UI" w:eastAsia="Times New Roman" w:hAnsi="Segoe UI" w:cs="Segoe UI"/>
            <w:b/>
            <w:bCs/>
            <w:color w:val="24292E"/>
            <w:sz w:val="24"/>
            <w:szCs w:val="24"/>
          </w:rPr>
          <w:t>Step 6 –</w:t>
        </w:r>
        <w:r w:rsidRPr="00207CC1">
          <w:rPr>
            <w:rFonts w:ascii="Segoe UI" w:eastAsia="Times New Roman" w:hAnsi="Segoe UI" w:cs="Segoe UI"/>
            <w:b/>
            <w:bCs/>
            <w:color w:val="24292E"/>
            <w:sz w:val="24"/>
            <w:szCs w:val="24"/>
            <w:rPrChange w:id="1766" w:author="Moustafa Banbouk" w:date="2018-04-01T22:37:00Z">
              <w:rPr>
                <w:rFonts w:ascii="Segoe UI" w:eastAsia="Times New Roman" w:hAnsi="Segoe UI" w:cs="Segoe UI"/>
                <w:color w:val="24292E"/>
                <w:sz w:val="24"/>
                <w:szCs w:val="24"/>
              </w:rPr>
            </w:rPrChange>
          </w:rPr>
          <w:t xml:space="preserve"> ML Model Selection: </w:t>
        </w:r>
        <w:r>
          <w:rPr>
            <w:rFonts w:ascii="Segoe UI" w:eastAsia="Times New Roman" w:hAnsi="Segoe UI" w:cs="Segoe UI"/>
            <w:color w:val="24292E"/>
            <w:sz w:val="24"/>
            <w:szCs w:val="24"/>
          </w:rPr>
          <w:t>Selecting the ML Model with the best performance</w:t>
        </w:r>
      </w:ins>
    </w:p>
    <w:p w:rsidR="00207CC1" w:rsidRDefault="00207CC1">
      <w:pPr>
        <w:pStyle w:val="ListParagraph"/>
        <w:numPr>
          <w:ilvl w:val="0"/>
          <w:numId w:val="14"/>
        </w:numPr>
        <w:spacing w:before="60" w:after="100" w:afterAutospacing="1" w:line="240" w:lineRule="auto"/>
        <w:rPr>
          <w:ins w:id="1767" w:author="Moustafa Banbouk" w:date="2018-04-01T22:37:00Z"/>
          <w:rFonts w:ascii="Segoe UI" w:eastAsia="Times New Roman" w:hAnsi="Segoe UI" w:cs="Segoe UI"/>
          <w:color w:val="24292E"/>
          <w:sz w:val="24"/>
          <w:szCs w:val="24"/>
        </w:rPr>
        <w:pPrChange w:id="1768" w:author="Moustafa Banbouk" w:date="2018-05-12T12:53:00Z">
          <w:pPr>
            <w:numPr>
              <w:numId w:val="14"/>
            </w:numPr>
            <w:tabs>
              <w:tab w:val="num" w:pos="720"/>
            </w:tabs>
            <w:spacing w:before="60" w:after="100" w:afterAutospacing="1" w:line="240" w:lineRule="auto"/>
            <w:ind w:left="720" w:hanging="360"/>
          </w:pPr>
        </w:pPrChange>
      </w:pPr>
      <w:ins w:id="1769" w:author="Moustafa Banbouk" w:date="2018-04-01T22:36:00Z">
        <w:r w:rsidRPr="00207CC1">
          <w:rPr>
            <w:rFonts w:ascii="Segoe UI" w:eastAsia="Times New Roman" w:hAnsi="Segoe UI" w:cs="Segoe UI"/>
            <w:b/>
            <w:bCs/>
            <w:color w:val="24292E"/>
            <w:sz w:val="24"/>
            <w:szCs w:val="24"/>
          </w:rPr>
          <w:t>Step 7 –</w:t>
        </w:r>
        <w:r w:rsidRPr="00207CC1">
          <w:rPr>
            <w:rFonts w:ascii="Segoe UI" w:eastAsia="Times New Roman" w:hAnsi="Segoe UI" w:cs="Segoe UI"/>
            <w:b/>
            <w:bCs/>
            <w:color w:val="24292E"/>
            <w:sz w:val="24"/>
            <w:szCs w:val="24"/>
            <w:rPrChange w:id="1770" w:author="Moustafa Banbouk" w:date="2018-04-01T22:37:00Z">
              <w:rPr>
                <w:rFonts w:ascii="Segoe UI" w:eastAsia="Times New Roman" w:hAnsi="Segoe UI" w:cs="Segoe UI"/>
                <w:color w:val="24292E"/>
                <w:sz w:val="24"/>
                <w:szCs w:val="24"/>
              </w:rPr>
            </w:rPrChange>
          </w:rPr>
          <w:t xml:space="preserve"> ML Model Optimization: </w:t>
        </w:r>
        <w:r>
          <w:rPr>
            <w:rFonts w:ascii="Segoe UI" w:eastAsia="Times New Roman" w:hAnsi="Segoe UI" w:cs="Segoe UI"/>
            <w:color w:val="24292E"/>
            <w:sz w:val="24"/>
            <w:szCs w:val="24"/>
          </w:rPr>
          <w:t>Optimizing the ML model by tweaking the model’s hyperparameters</w:t>
        </w:r>
      </w:ins>
    </w:p>
    <w:p w:rsidR="00207CC1" w:rsidRPr="00207CC1" w:rsidRDefault="00207CC1">
      <w:pPr>
        <w:spacing w:before="60" w:after="100" w:afterAutospacing="1" w:line="240" w:lineRule="auto"/>
        <w:rPr>
          <w:rFonts w:ascii="Segoe UI" w:eastAsia="Times New Roman" w:hAnsi="Segoe UI" w:cs="Segoe UI"/>
          <w:color w:val="24292E"/>
          <w:sz w:val="24"/>
          <w:szCs w:val="24"/>
          <w:rPrChange w:id="1771" w:author="Moustafa Banbouk" w:date="2018-04-01T22:37:00Z">
            <w:rPr/>
          </w:rPrChange>
        </w:rPr>
        <w:pPrChange w:id="1772" w:author="Moustafa Banbouk" w:date="2018-05-12T12:53:00Z">
          <w:pPr>
            <w:numPr>
              <w:numId w:val="14"/>
            </w:numPr>
            <w:tabs>
              <w:tab w:val="num" w:pos="720"/>
            </w:tabs>
            <w:spacing w:before="60" w:after="100" w:afterAutospacing="1" w:line="240" w:lineRule="auto"/>
            <w:ind w:left="720" w:hanging="360"/>
          </w:pPr>
        </w:pPrChange>
      </w:pPr>
      <w:ins w:id="1773" w:author="Moustafa Banbouk" w:date="2018-04-01T22:38:00Z">
        <w:r>
          <w:rPr>
            <w:rFonts w:ascii="Segoe UI" w:eastAsia="Times New Roman" w:hAnsi="Segoe UI" w:cs="Segoe UI"/>
            <w:color w:val="24292E"/>
            <w:sz w:val="24"/>
            <w:szCs w:val="24"/>
          </w:rPr>
          <w:lastRenderedPageBreak/>
          <w:t xml:space="preserve">It should be noted that the most time-consuming step in the whole project was </w:t>
        </w:r>
      </w:ins>
      <w:ins w:id="1774" w:author="Moustafa Banbouk" w:date="2018-04-01T22:46:00Z">
        <w:r w:rsidR="00595B6C">
          <w:rPr>
            <w:rFonts w:ascii="Segoe UI" w:eastAsia="Times New Roman" w:hAnsi="Segoe UI" w:cs="Segoe UI"/>
            <w:color w:val="24292E"/>
            <w:sz w:val="24"/>
            <w:szCs w:val="24"/>
          </w:rPr>
          <w:t xml:space="preserve">the </w:t>
        </w:r>
      </w:ins>
      <w:ins w:id="1775" w:author="Moustafa Banbouk" w:date="2018-04-01T22:38:00Z">
        <w:r>
          <w:rPr>
            <w:rFonts w:ascii="Segoe UI" w:eastAsia="Times New Roman" w:hAnsi="Segoe UI" w:cs="Segoe UI"/>
            <w:color w:val="24292E"/>
            <w:sz w:val="24"/>
            <w:szCs w:val="24"/>
          </w:rPr>
          <w:t xml:space="preserve">data pre-processing </w:t>
        </w:r>
      </w:ins>
      <w:ins w:id="1776" w:author="Moustafa Banbouk" w:date="2018-04-01T22:46:00Z">
        <w:r w:rsidR="00595B6C">
          <w:rPr>
            <w:rFonts w:ascii="Segoe UI" w:eastAsia="Times New Roman" w:hAnsi="Segoe UI" w:cs="Segoe UI"/>
            <w:color w:val="24292E"/>
            <w:sz w:val="24"/>
            <w:szCs w:val="24"/>
          </w:rPr>
          <w:t xml:space="preserve">step </w:t>
        </w:r>
      </w:ins>
      <w:ins w:id="1777" w:author="Moustafa Banbouk" w:date="2018-04-01T22:38:00Z">
        <w:r>
          <w:rPr>
            <w:rFonts w:ascii="Segoe UI" w:eastAsia="Times New Roman" w:hAnsi="Segoe UI" w:cs="Segoe UI"/>
            <w:color w:val="24292E"/>
            <w:sz w:val="24"/>
            <w:szCs w:val="24"/>
          </w:rPr>
          <w:t xml:space="preserve">as </w:t>
        </w:r>
      </w:ins>
      <w:ins w:id="1778" w:author="Moustafa Banbouk" w:date="2018-04-01T22:39:00Z">
        <w:r>
          <w:rPr>
            <w:rFonts w:ascii="Segoe UI" w:eastAsia="Times New Roman" w:hAnsi="Segoe UI" w:cs="Segoe UI"/>
            <w:color w:val="24292E"/>
            <w:sz w:val="24"/>
            <w:szCs w:val="24"/>
          </w:rPr>
          <w:t>we</w:t>
        </w:r>
      </w:ins>
      <w:ins w:id="1779" w:author="Moustafa Banbouk" w:date="2018-04-01T22:38:00Z">
        <w:r>
          <w:rPr>
            <w:rFonts w:ascii="Segoe UI" w:eastAsia="Times New Roman" w:hAnsi="Segoe UI" w:cs="Segoe UI"/>
            <w:color w:val="24292E"/>
            <w:sz w:val="24"/>
            <w:szCs w:val="24"/>
          </w:rPr>
          <w:t xml:space="preserve"> had to </w:t>
        </w:r>
      </w:ins>
      <w:ins w:id="1780" w:author="Moustafa Banbouk" w:date="2018-04-01T22:40:00Z">
        <w:r>
          <w:rPr>
            <w:rFonts w:ascii="Segoe UI" w:eastAsia="Times New Roman" w:hAnsi="Segoe UI" w:cs="Segoe UI"/>
            <w:color w:val="24292E"/>
            <w:sz w:val="24"/>
            <w:szCs w:val="24"/>
          </w:rPr>
          <w:t>add multiple features and calculate their values from the historically imported data.</w:t>
        </w:r>
      </w:ins>
      <w:ins w:id="1781" w:author="Moustafa Banbouk" w:date="2018-04-01T22:41:00Z">
        <w:r>
          <w:rPr>
            <w:rFonts w:ascii="Segoe UI" w:eastAsia="Times New Roman" w:hAnsi="Segoe UI" w:cs="Segoe UI"/>
            <w:color w:val="24292E"/>
            <w:sz w:val="24"/>
            <w:szCs w:val="24"/>
          </w:rPr>
          <w:t xml:space="preserve"> As for the most important step (</w:t>
        </w:r>
      </w:ins>
      <w:ins w:id="1782" w:author="Moustafa Banbouk" w:date="2018-04-01T22:43:00Z">
        <w:r>
          <w:rPr>
            <w:rFonts w:ascii="Segoe UI" w:eastAsia="Times New Roman" w:hAnsi="Segoe UI" w:cs="Segoe UI"/>
            <w:color w:val="24292E"/>
            <w:sz w:val="24"/>
            <w:szCs w:val="24"/>
          </w:rPr>
          <w:t xml:space="preserve">Step 4 </w:t>
        </w:r>
      </w:ins>
      <w:ins w:id="1783" w:author="Moustafa Banbouk" w:date="2018-04-01T22:46:00Z">
        <w:r w:rsidR="00595B6C">
          <w:rPr>
            <w:rFonts w:ascii="Segoe UI" w:eastAsia="Times New Roman" w:hAnsi="Segoe UI" w:cs="Segoe UI"/>
            <w:color w:val="24292E"/>
            <w:sz w:val="24"/>
            <w:szCs w:val="24"/>
          </w:rPr>
          <w:t>-</w:t>
        </w:r>
      </w:ins>
      <w:ins w:id="1784" w:author="Moustafa Banbouk" w:date="2018-04-01T22:43:00Z">
        <w:r>
          <w:rPr>
            <w:rFonts w:ascii="Segoe UI" w:eastAsia="Times New Roman" w:hAnsi="Segoe UI" w:cs="Segoe UI"/>
            <w:color w:val="24292E"/>
            <w:sz w:val="24"/>
            <w:szCs w:val="24"/>
          </w:rPr>
          <w:t xml:space="preserve"> </w:t>
        </w:r>
      </w:ins>
      <w:ins w:id="1785" w:author="Moustafa Banbouk" w:date="2018-04-01T22:41:00Z">
        <w:r>
          <w:rPr>
            <w:rFonts w:ascii="Segoe UI" w:eastAsia="Times New Roman" w:hAnsi="Segoe UI" w:cs="Segoe UI"/>
            <w:color w:val="24292E"/>
            <w:sz w:val="24"/>
            <w:szCs w:val="24"/>
          </w:rPr>
          <w:t xml:space="preserve">Model Training), this step was relatively easy as the related ML </w:t>
        </w:r>
        <w:proofErr w:type="gramStart"/>
        <w:r>
          <w:rPr>
            <w:rFonts w:ascii="Segoe UI" w:eastAsia="Times New Roman" w:hAnsi="Segoe UI" w:cs="Segoe UI"/>
            <w:color w:val="24292E"/>
            <w:sz w:val="24"/>
            <w:szCs w:val="24"/>
          </w:rPr>
          <w:t>models</w:t>
        </w:r>
        <w:proofErr w:type="gramEnd"/>
        <w:r>
          <w:rPr>
            <w:rFonts w:ascii="Segoe UI" w:eastAsia="Times New Roman" w:hAnsi="Segoe UI" w:cs="Segoe UI"/>
            <w:color w:val="24292E"/>
            <w:sz w:val="24"/>
            <w:szCs w:val="24"/>
          </w:rPr>
          <w:t xml:space="preserve"> </w:t>
        </w:r>
      </w:ins>
      <w:ins w:id="1786" w:author="Moustafa Banbouk" w:date="2018-04-01T22:42:00Z">
        <w:r>
          <w:rPr>
            <w:rFonts w:ascii="Segoe UI" w:eastAsia="Times New Roman" w:hAnsi="Segoe UI" w:cs="Segoe UI"/>
            <w:color w:val="24292E"/>
            <w:sz w:val="24"/>
            <w:szCs w:val="24"/>
          </w:rPr>
          <w:t xml:space="preserve">libraries are </w:t>
        </w:r>
      </w:ins>
      <w:ins w:id="1787" w:author="Moustafa Banbouk" w:date="2018-04-01T22:43:00Z">
        <w:r>
          <w:rPr>
            <w:rFonts w:ascii="Segoe UI" w:eastAsia="Times New Roman" w:hAnsi="Segoe UI" w:cs="Segoe UI"/>
            <w:color w:val="24292E"/>
            <w:sz w:val="24"/>
            <w:szCs w:val="24"/>
          </w:rPr>
          <w:t>pre-</w:t>
        </w:r>
      </w:ins>
      <w:ins w:id="1788" w:author="Moustafa Banbouk" w:date="2018-04-01T22:42:00Z">
        <w:r>
          <w:rPr>
            <w:rFonts w:ascii="Segoe UI" w:eastAsia="Times New Roman" w:hAnsi="Segoe UI" w:cs="Segoe UI"/>
            <w:color w:val="24292E"/>
            <w:sz w:val="24"/>
            <w:szCs w:val="24"/>
          </w:rPr>
          <w:t xml:space="preserve">defined </w:t>
        </w:r>
      </w:ins>
      <w:ins w:id="1789" w:author="Moustafa Banbouk" w:date="2018-04-01T22:43:00Z">
        <w:r>
          <w:rPr>
            <w:rFonts w:ascii="Segoe UI" w:eastAsia="Times New Roman" w:hAnsi="Segoe UI" w:cs="Segoe UI"/>
            <w:color w:val="24292E"/>
            <w:sz w:val="24"/>
            <w:szCs w:val="24"/>
          </w:rPr>
          <w:t xml:space="preserve">in </w:t>
        </w:r>
      </w:ins>
      <w:ins w:id="1790" w:author="Moustafa Banbouk" w:date="2018-04-01T22:42:00Z">
        <w:r>
          <w:rPr>
            <w:rFonts w:ascii="Segoe UI" w:eastAsia="Times New Roman" w:hAnsi="Segoe UI" w:cs="Segoe UI"/>
            <w:color w:val="24292E"/>
            <w:sz w:val="24"/>
            <w:szCs w:val="24"/>
          </w:rPr>
          <w:t>Python</w:t>
        </w:r>
      </w:ins>
      <w:ins w:id="1791" w:author="Moustafa Banbouk" w:date="2018-04-01T22:44:00Z">
        <w:r w:rsidR="00595B6C">
          <w:rPr>
            <w:rFonts w:ascii="Segoe UI" w:eastAsia="Times New Roman" w:hAnsi="Segoe UI" w:cs="Segoe UI"/>
            <w:color w:val="24292E"/>
            <w:sz w:val="24"/>
            <w:szCs w:val="24"/>
          </w:rPr>
          <w:t xml:space="preserve">. One last remark in this analysis is that </w:t>
        </w:r>
      </w:ins>
      <w:ins w:id="1792" w:author="Moustafa Banbouk" w:date="2018-04-01T22:45:00Z">
        <w:r w:rsidR="00595B6C">
          <w:rPr>
            <w:rFonts w:ascii="Segoe UI" w:eastAsia="Times New Roman" w:hAnsi="Segoe UI" w:cs="Segoe UI"/>
            <w:color w:val="24292E"/>
            <w:sz w:val="24"/>
            <w:szCs w:val="24"/>
          </w:rPr>
          <w:t>there was not a big difference in performance between the standard Linear regression algorithm</w:t>
        </w:r>
      </w:ins>
      <w:ins w:id="1793" w:author="Moustafa Banbouk" w:date="2018-04-01T22:46:00Z">
        <w:r w:rsidR="00595B6C">
          <w:rPr>
            <w:rFonts w:ascii="Segoe UI" w:eastAsia="Times New Roman" w:hAnsi="Segoe UI" w:cs="Segoe UI"/>
            <w:color w:val="24292E"/>
            <w:sz w:val="24"/>
            <w:szCs w:val="24"/>
          </w:rPr>
          <w:t xml:space="preserve"> and the other algorithms.</w:t>
        </w:r>
      </w:ins>
    </w:p>
    <w:p w:rsidR="0081171E" w:rsidRPr="0081171E" w:rsidRDefault="0081171E" w:rsidP="00FE0262">
      <w:pPr>
        <w:spacing w:before="360" w:after="240" w:line="240" w:lineRule="auto"/>
        <w:outlineLvl w:val="2"/>
        <w:rPr>
          <w:rFonts w:ascii="Segoe UI" w:eastAsia="Times New Roman" w:hAnsi="Segoe UI" w:cs="Segoe UI"/>
          <w:b/>
          <w:bCs/>
          <w:color w:val="24292E"/>
          <w:sz w:val="30"/>
          <w:szCs w:val="30"/>
        </w:rPr>
      </w:pPr>
      <w:r w:rsidRPr="0081171E">
        <w:rPr>
          <w:rFonts w:ascii="Segoe UI" w:eastAsia="Times New Roman" w:hAnsi="Segoe UI" w:cs="Segoe UI"/>
          <w:b/>
          <w:bCs/>
          <w:color w:val="24292E"/>
          <w:sz w:val="30"/>
          <w:szCs w:val="30"/>
        </w:rPr>
        <w:t>Improvement</w:t>
      </w:r>
    </w:p>
    <w:p w:rsidR="0081171E" w:rsidRPr="0081171E" w:rsidDel="00F51F66" w:rsidRDefault="0081171E">
      <w:pPr>
        <w:spacing w:after="240" w:line="240" w:lineRule="auto"/>
        <w:rPr>
          <w:del w:id="1794" w:author="Moustafa Banbouk" w:date="2018-04-01T22:59:00Z"/>
          <w:rFonts w:ascii="Segoe UI" w:eastAsia="Times New Roman" w:hAnsi="Segoe UI" w:cs="Segoe UI"/>
          <w:color w:val="24292E"/>
          <w:sz w:val="24"/>
          <w:szCs w:val="24"/>
        </w:rPr>
      </w:pPr>
      <w:del w:id="1795" w:author="Moustafa Banbouk" w:date="2018-04-01T22:59:00Z">
        <w:r w:rsidRPr="0081171E" w:rsidDel="00F51F66">
          <w:rPr>
            <w:rFonts w:ascii="Segoe UI" w:eastAsia="Times New Roman" w:hAnsi="Segoe UI" w:cs="Segoe UI"/>
            <w:color w:val="24292E"/>
            <w:sz w:val="24"/>
            <w:szCs w:val="24"/>
          </w:rPr>
          <w:delText>In this section, you will need to provide discussion as to how one aspect of the implementation you designed could be improved. As an example, consider ways your implementation can be made more general, and what would need to be modified. You do not need to make this improvement, but the potential solutions resulting from these changes are considered and compared/contrasted to your current solution. Questions to ask yourself when writing this section:</w:delText>
        </w:r>
      </w:del>
    </w:p>
    <w:p w:rsidR="0081171E" w:rsidRPr="0081171E" w:rsidDel="00F51F66" w:rsidRDefault="0081171E">
      <w:pPr>
        <w:numPr>
          <w:ilvl w:val="0"/>
          <w:numId w:val="15"/>
        </w:numPr>
        <w:spacing w:before="100" w:beforeAutospacing="1" w:after="100" w:afterAutospacing="1" w:line="240" w:lineRule="auto"/>
        <w:rPr>
          <w:del w:id="1796" w:author="Moustafa Banbouk" w:date="2018-04-01T22:59:00Z"/>
          <w:rFonts w:ascii="Segoe UI" w:eastAsia="Times New Roman" w:hAnsi="Segoe UI" w:cs="Segoe UI"/>
          <w:color w:val="24292E"/>
          <w:sz w:val="24"/>
          <w:szCs w:val="24"/>
        </w:rPr>
      </w:pPr>
      <w:del w:id="1797" w:author="Moustafa Banbouk" w:date="2018-04-01T22:59:00Z">
        <w:r w:rsidRPr="0081171E" w:rsidDel="00F51F66">
          <w:rPr>
            <w:rFonts w:ascii="Segoe UI" w:eastAsia="Times New Roman" w:hAnsi="Segoe UI" w:cs="Segoe UI"/>
            <w:i/>
            <w:iCs/>
            <w:color w:val="24292E"/>
            <w:sz w:val="24"/>
            <w:szCs w:val="24"/>
          </w:rPr>
          <w:delText>Are there further improvements that could be made on the algorithms or techniques you used in this project?</w:delText>
        </w:r>
      </w:del>
    </w:p>
    <w:p w:rsidR="0081171E" w:rsidRPr="0081171E" w:rsidDel="00F51F66" w:rsidRDefault="0081171E">
      <w:pPr>
        <w:numPr>
          <w:ilvl w:val="0"/>
          <w:numId w:val="15"/>
        </w:numPr>
        <w:spacing w:before="60" w:after="100" w:afterAutospacing="1" w:line="240" w:lineRule="auto"/>
        <w:rPr>
          <w:del w:id="1798" w:author="Moustafa Banbouk" w:date="2018-04-01T22:59:00Z"/>
          <w:rFonts w:ascii="Segoe UI" w:eastAsia="Times New Roman" w:hAnsi="Segoe UI" w:cs="Segoe UI"/>
          <w:color w:val="24292E"/>
          <w:sz w:val="24"/>
          <w:szCs w:val="24"/>
        </w:rPr>
      </w:pPr>
      <w:del w:id="1799" w:author="Moustafa Banbouk" w:date="2018-04-01T22:59:00Z">
        <w:r w:rsidRPr="0081171E" w:rsidDel="00F51F66">
          <w:rPr>
            <w:rFonts w:ascii="Segoe UI" w:eastAsia="Times New Roman" w:hAnsi="Segoe UI" w:cs="Segoe UI"/>
            <w:i/>
            <w:iCs/>
            <w:color w:val="24292E"/>
            <w:sz w:val="24"/>
            <w:szCs w:val="24"/>
          </w:rPr>
          <w:delText>Were there algorithms or techniques you researched that you did not know how to implement, but would consider using if you knew how?</w:delText>
        </w:r>
      </w:del>
    </w:p>
    <w:p w:rsidR="00595B6C" w:rsidRDefault="0081171E">
      <w:pPr>
        <w:spacing w:before="60" w:after="100" w:afterAutospacing="1" w:line="240" w:lineRule="auto"/>
        <w:rPr>
          <w:ins w:id="1800" w:author="Moustafa Banbouk" w:date="2018-04-01T22:48:00Z"/>
          <w:rFonts w:ascii="Segoe UI" w:eastAsia="Times New Roman" w:hAnsi="Segoe UI" w:cs="Segoe UI"/>
          <w:color w:val="24292E"/>
          <w:sz w:val="24"/>
          <w:szCs w:val="24"/>
        </w:rPr>
        <w:pPrChange w:id="1801" w:author="Moustafa Banbouk" w:date="2018-05-12T12:53:00Z">
          <w:pPr>
            <w:numPr>
              <w:numId w:val="15"/>
            </w:numPr>
            <w:tabs>
              <w:tab w:val="num" w:pos="720"/>
            </w:tabs>
            <w:spacing w:before="60" w:after="100" w:afterAutospacing="1" w:line="240" w:lineRule="auto"/>
            <w:ind w:left="720" w:hanging="360"/>
          </w:pPr>
        </w:pPrChange>
      </w:pPr>
      <w:del w:id="1802" w:author="Moustafa Banbouk" w:date="2018-04-01T22:59:00Z">
        <w:r w:rsidRPr="0081171E" w:rsidDel="00F51F66">
          <w:rPr>
            <w:rFonts w:ascii="Segoe UI" w:eastAsia="Times New Roman" w:hAnsi="Segoe UI" w:cs="Segoe UI"/>
            <w:i/>
            <w:iCs/>
            <w:color w:val="24292E"/>
            <w:sz w:val="24"/>
            <w:szCs w:val="24"/>
          </w:rPr>
          <w:delText>If you used your final solution as the new benchmark, do you think an even better solution exists?</w:delText>
        </w:r>
      </w:del>
      <w:ins w:id="1803" w:author="Moustafa Banbouk" w:date="2018-04-01T22:59:00Z">
        <w:r w:rsidR="00F51F66">
          <w:rPr>
            <w:rFonts w:ascii="Segoe UI" w:eastAsia="Times New Roman" w:hAnsi="Segoe UI" w:cs="Segoe UI"/>
            <w:color w:val="24292E"/>
            <w:sz w:val="24"/>
            <w:szCs w:val="24"/>
          </w:rPr>
          <w:t>After r</w:t>
        </w:r>
      </w:ins>
      <w:ins w:id="1804" w:author="Moustafa Banbouk" w:date="2018-04-01T22:47:00Z">
        <w:r w:rsidR="00595B6C">
          <w:rPr>
            <w:rFonts w:ascii="Segoe UI" w:eastAsia="Times New Roman" w:hAnsi="Segoe UI" w:cs="Segoe UI"/>
            <w:color w:val="24292E"/>
            <w:sz w:val="24"/>
            <w:szCs w:val="24"/>
          </w:rPr>
          <w:t>eading multiple articles about stock prediction, I</w:t>
        </w:r>
      </w:ins>
      <w:ins w:id="1805" w:author="Moustafa Banbouk" w:date="2018-04-01T22:48:00Z">
        <w:r w:rsidR="00595B6C">
          <w:rPr>
            <w:rFonts w:ascii="Segoe UI" w:eastAsia="Times New Roman" w:hAnsi="Segoe UI" w:cs="Segoe UI"/>
            <w:color w:val="24292E"/>
            <w:sz w:val="24"/>
            <w:szCs w:val="24"/>
          </w:rPr>
          <w:t xml:space="preserve"> can confidently say that there is a great possibility of improvement by employing the below techniques:</w:t>
        </w:r>
      </w:ins>
    </w:p>
    <w:p w:rsidR="00595B6C" w:rsidRDefault="00595B6C">
      <w:pPr>
        <w:pStyle w:val="ListParagraph"/>
        <w:numPr>
          <w:ilvl w:val="0"/>
          <w:numId w:val="27"/>
        </w:numPr>
        <w:spacing w:before="60" w:after="100" w:afterAutospacing="1" w:line="240" w:lineRule="auto"/>
        <w:rPr>
          <w:ins w:id="1806" w:author="Moustafa Banbouk" w:date="2018-04-01T22:50:00Z"/>
          <w:rFonts w:ascii="Segoe UI" w:eastAsia="Times New Roman" w:hAnsi="Segoe UI" w:cs="Segoe UI"/>
          <w:color w:val="24292E"/>
          <w:sz w:val="24"/>
          <w:szCs w:val="24"/>
        </w:rPr>
        <w:pPrChange w:id="1807" w:author="Moustafa Banbouk" w:date="2018-05-12T12:53:00Z">
          <w:pPr>
            <w:numPr>
              <w:numId w:val="15"/>
            </w:numPr>
            <w:tabs>
              <w:tab w:val="num" w:pos="720"/>
            </w:tabs>
            <w:spacing w:before="60" w:after="100" w:afterAutospacing="1" w:line="240" w:lineRule="auto"/>
            <w:ind w:left="720" w:hanging="360"/>
          </w:pPr>
        </w:pPrChange>
      </w:pPr>
      <w:ins w:id="1808" w:author="Moustafa Banbouk" w:date="2018-04-01T22:48:00Z">
        <w:r w:rsidRPr="00595B6C">
          <w:rPr>
            <w:rFonts w:ascii="Segoe UI" w:eastAsia="Times New Roman" w:hAnsi="Segoe UI" w:cs="Segoe UI"/>
            <w:b/>
            <w:bCs/>
            <w:color w:val="24292E"/>
            <w:sz w:val="24"/>
            <w:szCs w:val="24"/>
            <w:rPrChange w:id="1809" w:author="Moustafa Banbouk" w:date="2018-04-01T22:52:00Z">
              <w:rPr>
                <w:rFonts w:ascii="Segoe UI" w:eastAsia="Times New Roman" w:hAnsi="Segoe UI" w:cs="Segoe UI"/>
                <w:color w:val="24292E"/>
                <w:sz w:val="24"/>
                <w:szCs w:val="24"/>
              </w:rPr>
            </w:rPrChange>
          </w:rPr>
          <w:t>Technique #1 - Using Deep Learning:</w:t>
        </w:r>
        <w:r>
          <w:rPr>
            <w:rFonts w:ascii="Segoe UI" w:eastAsia="Times New Roman" w:hAnsi="Segoe UI" w:cs="Segoe UI"/>
            <w:color w:val="24292E"/>
            <w:sz w:val="24"/>
            <w:szCs w:val="24"/>
          </w:rPr>
          <w:t xml:space="preserve"> Instead of using classing machine learning algorithms, we can use de</w:t>
        </w:r>
      </w:ins>
      <w:ins w:id="1810" w:author="Moustafa Banbouk" w:date="2018-04-01T22:49:00Z">
        <w:r>
          <w:rPr>
            <w:rFonts w:ascii="Segoe UI" w:eastAsia="Times New Roman" w:hAnsi="Segoe UI" w:cs="Segoe UI"/>
            <w:color w:val="24292E"/>
            <w:sz w:val="24"/>
            <w:szCs w:val="24"/>
          </w:rPr>
          <w:t>ep learning and try to optimize its hyperparameters to increase performance. This type of supervised learning will require a huge dataset which is available</w:t>
        </w:r>
      </w:ins>
      <w:ins w:id="1811" w:author="Moustafa Banbouk" w:date="2018-04-01T22:50:00Z">
        <w:r>
          <w:rPr>
            <w:rFonts w:ascii="Segoe UI" w:eastAsia="Times New Roman" w:hAnsi="Segoe UI" w:cs="Segoe UI"/>
            <w:color w:val="24292E"/>
            <w:sz w:val="24"/>
            <w:szCs w:val="24"/>
          </w:rPr>
          <w:t xml:space="preserve"> but it also needs more CPU/GPU power that can be arranged.</w:t>
        </w:r>
      </w:ins>
    </w:p>
    <w:p w:rsidR="00595B6C" w:rsidRDefault="00595B6C">
      <w:pPr>
        <w:pStyle w:val="ListParagraph"/>
        <w:numPr>
          <w:ilvl w:val="0"/>
          <w:numId w:val="27"/>
        </w:numPr>
        <w:spacing w:before="60" w:after="100" w:afterAutospacing="1" w:line="240" w:lineRule="auto"/>
        <w:rPr>
          <w:ins w:id="1812" w:author="Moustafa Banbouk" w:date="2018-04-01T22:52:00Z"/>
          <w:rFonts w:ascii="Segoe UI" w:eastAsia="Times New Roman" w:hAnsi="Segoe UI" w:cs="Segoe UI"/>
          <w:color w:val="24292E"/>
          <w:sz w:val="24"/>
          <w:szCs w:val="24"/>
        </w:rPr>
        <w:pPrChange w:id="1813" w:author="Moustafa Banbouk" w:date="2018-05-12T12:53:00Z">
          <w:pPr>
            <w:numPr>
              <w:numId w:val="15"/>
            </w:numPr>
            <w:tabs>
              <w:tab w:val="num" w:pos="720"/>
            </w:tabs>
            <w:spacing w:before="60" w:after="100" w:afterAutospacing="1" w:line="240" w:lineRule="auto"/>
            <w:ind w:left="720" w:hanging="360"/>
          </w:pPr>
        </w:pPrChange>
      </w:pPr>
      <w:ins w:id="1814" w:author="Moustafa Banbouk" w:date="2018-04-01T22:50:00Z">
        <w:r w:rsidRPr="00595B6C">
          <w:rPr>
            <w:rFonts w:ascii="Segoe UI" w:eastAsia="Times New Roman" w:hAnsi="Segoe UI" w:cs="Segoe UI"/>
            <w:b/>
            <w:bCs/>
            <w:color w:val="24292E"/>
            <w:sz w:val="24"/>
            <w:szCs w:val="24"/>
            <w:rPrChange w:id="1815" w:author="Moustafa Banbouk" w:date="2018-04-01T22:52:00Z">
              <w:rPr>
                <w:rFonts w:ascii="Segoe UI" w:eastAsia="Times New Roman" w:hAnsi="Segoe UI" w:cs="Segoe UI"/>
                <w:color w:val="24292E"/>
                <w:sz w:val="24"/>
                <w:szCs w:val="24"/>
              </w:rPr>
            </w:rPrChange>
          </w:rPr>
          <w:t xml:space="preserve">Technique #2 – Using Social Network Sentiment Analysis: </w:t>
        </w:r>
        <w:r>
          <w:rPr>
            <w:rFonts w:ascii="Segoe UI" w:eastAsia="Times New Roman" w:hAnsi="Segoe UI" w:cs="Segoe UI"/>
            <w:color w:val="24292E"/>
            <w:sz w:val="24"/>
            <w:szCs w:val="24"/>
          </w:rPr>
          <w:t>In addition to the historical cost of altcoins, we can add new features relate</w:t>
        </w:r>
      </w:ins>
      <w:ins w:id="1816" w:author="Moustafa Banbouk" w:date="2018-04-01T22:51:00Z">
        <w:r>
          <w:rPr>
            <w:rFonts w:ascii="Segoe UI" w:eastAsia="Times New Roman" w:hAnsi="Segoe UI" w:cs="Segoe UI"/>
            <w:color w:val="24292E"/>
            <w:sz w:val="24"/>
            <w:szCs w:val="24"/>
          </w:rPr>
          <w:t>d to the sentiment analysis of social networks like twitter or Facebook. This will give us a direction on how the cryptocurrency market is moving.</w:t>
        </w:r>
      </w:ins>
    </w:p>
    <w:p w:rsidR="00595B6C" w:rsidRDefault="00595B6C">
      <w:pPr>
        <w:pStyle w:val="ListParagraph"/>
        <w:numPr>
          <w:ilvl w:val="0"/>
          <w:numId w:val="27"/>
        </w:numPr>
        <w:spacing w:before="60" w:after="100" w:afterAutospacing="1" w:line="240" w:lineRule="auto"/>
        <w:rPr>
          <w:ins w:id="1817" w:author="Moustafa Banbouk" w:date="2018-04-01T22:55:00Z"/>
          <w:rFonts w:ascii="Segoe UI" w:eastAsia="Times New Roman" w:hAnsi="Segoe UI" w:cs="Segoe UI"/>
          <w:color w:val="24292E"/>
          <w:sz w:val="24"/>
          <w:szCs w:val="24"/>
        </w:rPr>
        <w:pPrChange w:id="1818" w:author="Moustafa Banbouk" w:date="2018-05-12T12:53:00Z">
          <w:pPr>
            <w:numPr>
              <w:numId w:val="15"/>
            </w:numPr>
            <w:tabs>
              <w:tab w:val="num" w:pos="720"/>
            </w:tabs>
            <w:spacing w:before="60" w:after="100" w:afterAutospacing="1" w:line="240" w:lineRule="auto"/>
            <w:ind w:left="720" w:hanging="360"/>
          </w:pPr>
        </w:pPrChange>
      </w:pPr>
      <w:ins w:id="1819" w:author="Moustafa Banbouk" w:date="2018-04-01T22:52:00Z">
        <w:r>
          <w:rPr>
            <w:rFonts w:ascii="Segoe UI" w:eastAsia="Times New Roman" w:hAnsi="Segoe UI" w:cs="Segoe UI"/>
            <w:b/>
            <w:bCs/>
            <w:color w:val="24292E"/>
            <w:sz w:val="24"/>
            <w:szCs w:val="24"/>
          </w:rPr>
          <w:t>Technique #</w:t>
        </w:r>
        <w:r w:rsidRPr="00F51F66">
          <w:rPr>
            <w:rFonts w:ascii="Segoe UI" w:eastAsia="Times New Roman" w:hAnsi="Segoe UI" w:cs="Segoe UI"/>
            <w:b/>
            <w:bCs/>
            <w:color w:val="24292E"/>
            <w:sz w:val="24"/>
            <w:szCs w:val="24"/>
          </w:rPr>
          <w:t>3 –</w:t>
        </w:r>
        <w:r w:rsidRPr="00F51F66">
          <w:rPr>
            <w:rFonts w:ascii="Segoe UI" w:eastAsia="Times New Roman" w:hAnsi="Segoe UI" w:cs="Segoe UI"/>
            <w:b/>
            <w:bCs/>
            <w:color w:val="24292E"/>
            <w:sz w:val="24"/>
            <w:szCs w:val="24"/>
            <w:rPrChange w:id="1820" w:author="Moustafa Banbouk" w:date="2018-04-01T22:55:00Z">
              <w:rPr>
                <w:rFonts w:ascii="Segoe UI" w:eastAsia="Times New Roman" w:hAnsi="Segoe UI" w:cs="Segoe UI"/>
                <w:color w:val="24292E"/>
                <w:sz w:val="24"/>
                <w:szCs w:val="24"/>
              </w:rPr>
            </w:rPrChange>
          </w:rPr>
          <w:t xml:space="preserve"> </w:t>
        </w:r>
      </w:ins>
      <w:ins w:id="1821" w:author="Moustafa Banbouk" w:date="2018-04-01T22:53:00Z">
        <w:r w:rsidRPr="00F51F66">
          <w:rPr>
            <w:rFonts w:ascii="Segoe UI" w:eastAsia="Times New Roman" w:hAnsi="Segoe UI" w:cs="Segoe UI"/>
            <w:b/>
            <w:bCs/>
            <w:color w:val="24292E"/>
            <w:sz w:val="24"/>
            <w:szCs w:val="24"/>
            <w:rPrChange w:id="1822" w:author="Moustafa Banbouk" w:date="2018-04-01T22:55:00Z">
              <w:rPr>
                <w:rFonts w:ascii="Segoe UI" w:eastAsia="Times New Roman" w:hAnsi="Segoe UI" w:cs="Segoe UI"/>
                <w:color w:val="24292E"/>
                <w:sz w:val="24"/>
                <w:szCs w:val="24"/>
              </w:rPr>
            </w:rPrChange>
          </w:rPr>
          <w:t>High Frequency Prediction:</w:t>
        </w:r>
        <w:r>
          <w:rPr>
            <w:rFonts w:ascii="Segoe UI" w:eastAsia="Times New Roman" w:hAnsi="Segoe UI" w:cs="Segoe UI"/>
            <w:color w:val="24292E"/>
            <w:sz w:val="24"/>
            <w:szCs w:val="24"/>
          </w:rPr>
          <w:t xml:space="preserve"> Instead of predicting the next day altcoin price, we can predict the expected cost for the next minute or even second. This proved to have a higher </w:t>
        </w:r>
      </w:ins>
      <w:ins w:id="1823" w:author="Moustafa Banbouk" w:date="2018-04-01T22:54:00Z">
        <w:r>
          <w:rPr>
            <w:rFonts w:ascii="Segoe UI" w:eastAsia="Times New Roman" w:hAnsi="Segoe UI" w:cs="Segoe UI"/>
            <w:color w:val="24292E"/>
            <w:sz w:val="24"/>
            <w:szCs w:val="24"/>
          </w:rPr>
          <w:t xml:space="preserve">accuracy </w:t>
        </w:r>
      </w:ins>
      <w:ins w:id="1824" w:author="Moustafa Banbouk" w:date="2018-04-01T22:53:00Z">
        <w:r>
          <w:rPr>
            <w:rFonts w:ascii="Segoe UI" w:eastAsia="Times New Roman" w:hAnsi="Segoe UI" w:cs="Segoe UI"/>
            <w:color w:val="24292E"/>
            <w:sz w:val="24"/>
            <w:szCs w:val="24"/>
          </w:rPr>
          <w:t xml:space="preserve">as </w:t>
        </w:r>
      </w:ins>
      <w:ins w:id="1825" w:author="Moustafa Banbouk" w:date="2018-04-01T22:54:00Z">
        <w:r>
          <w:rPr>
            <w:rFonts w:ascii="Segoe UI" w:eastAsia="Times New Roman" w:hAnsi="Segoe UI" w:cs="Segoe UI"/>
            <w:color w:val="24292E"/>
            <w:sz w:val="24"/>
            <w:szCs w:val="24"/>
          </w:rPr>
          <w:t xml:space="preserve">external factors will not have huge impact during a very short period; however, high resources and </w:t>
        </w:r>
      </w:ins>
      <w:ins w:id="1826" w:author="Moustafa Banbouk" w:date="2018-04-01T22:55:00Z">
        <w:r w:rsidR="00F51F66">
          <w:rPr>
            <w:rFonts w:ascii="Segoe UI" w:eastAsia="Times New Roman" w:hAnsi="Segoe UI" w:cs="Segoe UI"/>
            <w:color w:val="24292E"/>
            <w:sz w:val="24"/>
            <w:szCs w:val="24"/>
          </w:rPr>
          <w:t>accurate data are required</w:t>
        </w:r>
      </w:ins>
      <w:ins w:id="1827" w:author="Moustafa Banbouk" w:date="2018-04-01T22:58:00Z">
        <w:r w:rsidR="00F51F66">
          <w:rPr>
            <w:rFonts w:ascii="Segoe UI" w:eastAsia="Times New Roman" w:hAnsi="Segoe UI" w:cs="Segoe UI"/>
            <w:color w:val="24292E"/>
            <w:sz w:val="24"/>
            <w:szCs w:val="24"/>
          </w:rPr>
          <w:t>.</w:t>
        </w:r>
      </w:ins>
    </w:p>
    <w:p w:rsidR="00F51F66" w:rsidRPr="00595B6C" w:rsidRDefault="00F51F66">
      <w:pPr>
        <w:pStyle w:val="ListParagraph"/>
        <w:numPr>
          <w:ilvl w:val="0"/>
          <w:numId w:val="27"/>
        </w:numPr>
        <w:spacing w:before="60" w:after="100" w:afterAutospacing="1" w:line="240" w:lineRule="auto"/>
        <w:rPr>
          <w:rFonts w:ascii="Segoe UI" w:eastAsia="Times New Roman" w:hAnsi="Segoe UI" w:cs="Segoe UI"/>
          <w:color w:val="24292E"/>
          <w:sz w:val="24"/>
          <w:szCs w:val="24"/>
        </w:rPr>
        <w:pPrChange w:id="1828" w:author="Moustafa Banbouk" w:date="2018-05-12T12:53:00Z">
          <w:pPr>
            <w:numPr>
              <w:numId w:val="15"/>
            </w:numPr>
            <w:tabs>
              <w:tab w:val="num" w:pos="720"/>
            </w:tabs>
            <w:spacing w:before="60" w:after="100" w:afterAutospacing="1" w:line="240" w:lineRule="auto"/>
            <w:ind w:left="720" w:hanging="360"/>
          </w:pPr>
        </w:pPrChange>
      </w:pPr>
      <w:ins w:id="1829" w:author="Moustafa Banbouk" w:date="2018-04-01T22:55:00Z">
        <w:r>
          <w:rPr>
            <w:rFonts w:ascii="Segoe UI" w:eastAsia="Times New Roman" w:hAnsi="Segoe UI" w:cs="Segoe UI"/>
            <w:b/>
            <w:bCs/>
            <w:color w:val="24292E"/>
            <w:sz w:val="24"/>
            <w:szCs w:val="24"/>
          </w:rPr>
          <w:t>Techni</w:t>
        </w:r>
      </w:ins>
      <w:ins w:id="1830" w:author="Moustafa Banbouk" w:date="2018-04-01T22:56:00Z">
        <w:r>
          <w:rPr>
            <w:rFonts w:ascii="Segoe UI" w:eastAsia="Times New Roman" w:hAnsi="Segoe UI" w:cs="Segoe UI"/>
            <w:b/>
            <w:bCs/>
            <w:color w:val="24292E"/>
            <w:sz w:val="24"/>
            <w:szCs w:val="24"/>
          </w:rPr>
          <w:t>qu</w:t>
        </w:r>
        <w:r w:rsidRPr="00F51F66">
          <w:rPr>
            <w:rFonts w:ascii="Segoe UI" w:eastAsia="Times New Roman" w:hAnsi="Segoe UI" w:cs="Segoe UI"/>
            <w:b/>
            <w:bCs/>
            <w:color w:val="24292E"/>
            <w:sz w:val="24"/>
            <w:szCs w:val="24"/>
          </w:rPr>
          <w:t xml:space="preserve">e #4 </w:t>
        </w:r>
      </w:ins>
      <w:ins w:id="1831" w:author="Moustafa Banbouk" w:date="2018-04-01T22:57:00Z">
        <w:r w:rsidRPr="00F51F66">
          <w:rPr>
            <w:rFonts w:ascii="Segoe UI" w:eastAsia="Times New Roman" w:hAnsi="Segoe UI" w:cs="Segoe UI"/>
            <w:b/>
            <w:bCs/>
            <w:color w:val="24292E"/>
            <w:sz w:val="24"/>
            <w:szCs w:val="24"/>
          </w:rPr>
          <w:t>–</w:t>
        </w:r>
      </w:ins>
      <w:ins w:id="1832" w:author="Moustafa Banbouk" w:date="2018-04-01T22:56:00Z">
        <w:r w:rsidRPr="00F51F66">
          <w:rPr>
            <w:rFonts w:ascii="Segoe UI" w:eastAsia="Times New Roman" w:hAnsi="Segoe UI" w:cs="Segoe UI"/>
            <w:b/>
            <w:bCs/>
            <w:color w:val="24292E"/>
            <w:sz w:val="24"/>
            <w:szCs w:val="24"/>
            <w:rPrChange w:id="1833" w:author="Moustafa Banbouk" w:date="2018-04-01T22:58:00Z">
              <w:rPr>
                <w:rFonts w:ascii="Segoe UI" w:eastAsia="Times New Roman" w:hAnsi="Segoe UI" w:cs="Segoe UI"/>
                <w:color w:val="24292E"/>
                <w:sz w:val="24"/>
                <w:szCs w:val="24"/>
              </w:rPr>
            </w:rPrChange>
          </w:rPr>
          <w:t xml:space="preserve"> </w:t>
        </w:r>
      </w:ins>
      <w:ins w:id="1834" w:author="Moustafa Banbouk" w:date="2018-04-01T22:57:00Z">
        <w:r w:rsidRPr="00F51F66">
          <w:rPr>
            <w:rFonts w:ascii="Segoe UI" w:eastAsia="Times New Roman" w:hAnsi="Segoe UI" w:cs="Segoe UI"/>
            <w:b/>
            <w:bCs/>
            <w:color w:val="24292E"/>
            <w:sz w:val="24"/>
            <w:szCs w:val="24"/>
            <w:rPrChange w:id="1835" w:author="Moustafa Banbouk" w:date="2018-04-01T22:58:00Z">
              <w:rPr>
                <w:rFonts w:ascii="Segoe UI" w:eastAsia="Times New Roman" w:hAnsi="Segoe UI" w:cs="Segoe UI"/>
                <w:color w:val="24292E"/>
                <w:sz w:val="24"/>
                <w:szCs w:val="24"/>
              </w:rPr>
            </w:rPrChange>
          </w:rPr>
          <w:t>Using Reinforcement Learning:</w:t>
        </w:r>
        <w:r>
          <w:rPr>
            <w:rFonts w:ascii="Segoe UI" w:eastAsia="Times New Roman" w:hAnsi="Segoe UI" w:cs="Segoe UI"/>
            <w:color w:val="24292E"/>
            <w:sz w:val="24"/>
            <w:szCs w:val="24"/>
          </w:rPr>
          <w:t xml:space="preserve"> Instead of treating the problem as a classical su</w:t>
        </w:r>
      </w:ins>
      <w:ins w:id="1836" w:author="Moustafa Banbouk" w:date="2018-04-01T22:58:00Z">
        <w:r>
          <w:rPr>
            <w:rFonts w:ascii="Segoe UI" w:eastAsia="Times New Roman" w:hAnsi="Segoe UI" w:cs="Segoe UI"/>
            <w:color w:val="24292E"/>
            <w:sz w:val="24"/>
            <w:szCs w:val="24"/>
          </w:rPr>
          <w:t>pervised learning regression problem, we can build a bot that will use exploration and exploitation to take buy or sell decisions.</w:t>
        </w:r>
      </w:ins>
    </w:p>
    <w:p w:rsidR="0081171E" w:rsidRPr="0081171E" w:rsidRDefault="009122BA" w:rsidP="00FE0262">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3pt" o:hralign="center" o:hrstd="t" o:hrnoshade="t" o:hr="t" fillcolor="#24292e" stroked="f"/>
        </w:pict>
      </w:r>
    </w:p>
    <w:p w:rsidR="0081171E" w:rsidRPr="0081171E" w:rsidDel="00F51F66" w:rsidRDefault="0081171E">
      <w:pPr>
        <w:spacing w:after="240" w:line="240" w:lineRule="auto"/>
        <w:rPr>
          <w:del w:id="1837" w:author="Moustafa Banbouk" w:date="2018-04-01T23:01:00Z"/>
          <w:rFonts w:ascii="Segoe UI" w:eastAsia="Times New Roman" w:hAnsi="Segoe UI" w:cs="Segoe UI"/>
          <w:color w:val="24292E"/>
          <w:sz w:val="24"/>
          <w:szCs w:val="24"/>
        </w:rPr>
      </w:pPr>
      <w:del w:id="1838" w:author="Moustafa Banbouk" w:date="2018-04-01T23:01:00Z">
        <w:r w:rsidRPr="0081171E" w:rsidDel="00F51F66">
          <w:rPr>
            <w:rFonts w:ascii="Segoe UI" w:eastAsia="Times New Roman" w:hAnsi="Segoe UI" w:cs="Segoe UI"/>
            <w:b/>
            <w:bCs/>
            <w:color w:val="24292E"/>
            <w:sz w:val="24"/>
            <w:szCs w:val="24"/>
          </w:rPr>
          <w:delText>Before submitting, ask yourself. . .</w:delText>
        </w:r>
      </w:del>
    </w:p>
    <w:p w:rsidR="0081171E" w:rsidRPr="0081171E" w:rsidDel="00F51F66" w:rsidRDefault="0081171E">
      <w:pPr>
        <w:numPr>
          <w:ilvl w:val="0"/>
          <w:numId w:val="16"/>
        </w:numPr>
        <w:spacing w:before="100" w:beforeAutospacing="1" w:after="100" w:afterAutospacing="1" w:line="240" w:lineRule="auto"/>
        <w:rPr>
          <w:del w:id="1839" w:author="Moustafa Banbouk" w:date="2018-04-01T23:01:00Z"/>
          <w:rFonts w:ascii="Segoe UI" w:eastAsia="Times New Roman" w:hAnsi="Segoe UI" w:cs="Segoe UI"/>
          <w:color w:val="24292E"/>
          <w:sz w:val="24"/>
          <w:szCs w:val="24"/>
        </w:rPr>
      </w:pPr>
      <w:del w:id="1840" w:author="Moustafa Banbouk" w:date="2018-04-01T23:01:00Z">
        <w:r w:rsidRPr="0081171E" w:rsidDel="00F51F66">
          <w:rPr>
            <w:rFonts w:ascii="Segoe UI" w:eastAsia="Times New Roman" w:hAnsi="Segoe UI" w:cs="Segoe UI"/>
            <w:color w:val="24292E"/>
            <w:sz w:val="24"/>
            <w:szCs w:val="24"/>
          </w:rPr>
          <w:delText>Does the project report you’ve written follow a well-organized structure similar to that of the project template?</w:delText>
        </w:r>
      </w:del>
    </w:p>
    <w:p w:rsidR="0081171E" w:rsidRPr="0081171E" w:rsidDel="00F51F66" w:rsidRDefault="0081171E">
      <w:pPr>
        <w:numPr>
          <w:ilvl w:val="0"/>
          <w:numId w:val="16"/>
        </w:numPr>
        <w:spacing w:before="60" w:after="100" w:afterAutospacing="1" w:line="240" w:lineRule="auto"/>
        <w:rPr>
          <w:del w:id="1841" w:author="Moustafa Banbouk" w:date="2018-04-01T23:01:00Z"/>
          <w:rFonts w:ascii="Segoe UI" w:eastAsia="Times New Roman" w:hAnsi="Segoe UI" w:cs="Segoe UI"/>
          <w:color w:val="24292E"/>
          <w:sz w:val="24"/>
          <w:szCs w:val="24"/>
        </w:rPr>
      </w:pPr>
      <w:del w:id="1842" w:author="Moustafa Banbouk" w:date="2018-04-01T23:01:00Z">
        <w:r w:rsidRPr="0081171E" w:rsidDel="00F51F66">
          <w:rPr>
            <w:rFonts w:ascii="Segoe UI" w:eastAsia="Times New Roman" w:hAnsi="Segoe UI" w:cs="Segoe UI"/>
            <w:color w:val="24292E"/>
            <w:sz w:val="24"/>
            <w:szCs w:val="24"/>
          </w:rPr>
          <w:delText>Is each section (particularly </w:delText>
        </w:r>
        <w:r w:rsidRPr="0081171E" w:rsidDel="00F51F66">
          <w:rPr>
            <w:rFonts w:ascii="Segoe UI" w:eastAsia="Times New Roman" w:hAnsi="Segoe UI" w:cs="Segoe UI"/>
            <w:b/>
            <w:bCs/>
            <w:color w:val="24292E"/>
            <w:sz w:val="24"/>
            <w:szCs w:val="24"/>
          </w:rPr>
          <w:delText>Analysis</w:delText>
        </w:r>
        <w:r w:rsidRPr="0081171E" w:rsidDel="00F51F66">
          <w:rPr>
            <w:rFonts w:ascii="Segoe UI" w:eastAsia="Times New Roman" w:hAnsi="Segoe UI" w:cs="Segoe UI"/>
            <w:color w:val="24292E"/>
            <w:sz w:val="24"/>
            <w:szCs w:val="24"/>
          </w:rPr>
          <w:delText> and </w:delText>
        </w:r>
        <w:r w:rsidRPr="0081171E" w:rsidDel="00F51F66">
          <w:rPr>
            <w:rFonts w:ascii="Segoe UI" w:eastAsia="Times New Roman" w:hAnsi="Segoe UI" w:cs="Segoe UI"/>
            <w:b/>
            <w:bCs/>
            <w:color w:val="24292E"/>
            <w:sz w:val="24"/>
            <w:szCs w:val="24"/>
          </w:rPr>
          <w:delText>Methodology</w:delText>
        </w:r>
        <w:r w:rsidRPr="0081171E" w:rsidDel="00F51F66">
          <w:rPr>
            <w:rFonts w:ascii="Segoe UI" w:eastAsia="Times New Roman" w:hAnsi="Segoe UI" w:cs="Segoe UI"/>
            <w:color w:val="24292E"/>
            <w:sz w:val="24"/>
            <w:szCs w:val="24"/>
          </w:rPr>
          <w:delText>) written in a clear, concise and specific fashion? Are there any ambiguous terms or phrases that need clarification?</w:delText>
        </w:r>
      </w:del>
    </w:p>
    <w:p w:rsidR="0081171E" w:rsidRPr="0081171E" w:rsidDel="00F51F66" w:rsidRDefault="0081171E">
      <w:pPr>
        <w:numPr>
          <w:ilvl w:val="0"/>
          <w:numId w:val="16"/>
        </w:numPr>
        <w:spacing w:before="60" w:after="100" w:afterAutospacing="1" w:line="240" w:lineRule="auto"/>
        <w:rPr>
          <w:del w:id="1843" w:author="Moustafa Banbouk" w:date="2018-04-01T23:01:00Z"/>
          <w:rFonts w:ascii="Segoe UI" w:eastAsia="Times New Roman" w:hAnsi="Segoe UI" w:cs="Segoe UI"/>
          <w:color w:val="24292E"/>
          <w:sz w:val="24"/>
          <w:szCs w:val="24"/>
        </w:rPr>
      </w:pPr>
      <w:del w:id="1844" w:author="Moustafa Banbouk" w:date="2018-04-01T23:01:00Z">
        <w:r w:rsidRPr="0081171E" w:rsidDel="00F51F66">
          <w:rPr>
            <w:rFonts w:ascii="Segoe UI" w:eastAsia="Times New Roman" w:hAnsi="Segoe UI" w:cs="Segoe UI"/>
            <w:color w:val="24292E"/>
            <w:sz w:val="24"/>
            <w:szCs w:val="24"/>
          </w:rPr>
          <w:delText>Would the intended audience of your project be able to understand your analysis, methods, and results?</w:delText>
        </w:r>
      </w:del>
    </w:p>
    <w:p w:rsidR="0081171E" w:rsidRPr="0081171E" w:rsidDel="00F51F66" w:rsidRDefault="0081171E">
      <w:pPr>
        <w:numPr>
          <w:ilvl w:val="0"/>
          <w:numId w:val="16"/>
        </w:numPr>
        <w:spacing w:before="60" w:after="100" w:afterAutospacing="1" w:line="240" w:lineRule="auto"/>
        <w:rPr>
          <w:del w:id="1845" w:author="Moustafa Banbouk" w:date="2018-04-01T23:01:00Z"/>
          <w:rFonts w:ascii="Segoe UI" w:eastAsia="Times New Roman" w:hAnsi="Segoe UI" w:cs="Segoe UI"/>
          <w:color w:val="24292E"/>
          <w:sz w:val="24"/>
          <w:szCs w:val="24"/>
        </w:rPr>
      </w:pPr>
      <w:del w:id="1846" w:author="Moustafa Banbouk" w:date="2018-04-01T23:01:00Z">
        <w:r w:rsidRPr="0081171E" w:rsidDel="00F51F66">
          <w:rPr>
            <w:rFonts w:ascii="Segoe UI" w:eastAsia="Times New Roman" w:hAnsi="Segoe UI" w:cs="Segoe UI"/>
            <w:color w:val="24292E"/>
            <w:sz w:val="24"/>
            <w:szCs w:val="24"/>
          </w:rPr>
          <w:delText>Have you properly proof-read your project report to assure there are minimal grammatical and spelling mistakes?</w:delText>
        </w:r>
      </w:del>
    </w:p>
    <w:p w:rsidR="0081171E" w:rsidRPr="0081171E" w:rsidDel="00F51F66" w:rsidRDefault="0081171E">
      <w:pPr>
        <w:numPr>
          <w:ilvl w:val="0"/>
          <w:numId w:val="16"/>
        </w:numPr>
        <w:spacing w:before="60" w:after="100" w:afterAutospacing="1" w:line="240" w:lineRule="auto"/>
        <w:rPr>
          <w:del w:id="1847" w:author="Moustafa Banbouk" w:date="2018-04-01T23:01:00Z"/>
          <w:rFonts w:ascii="Segoe UI" w:eastAsia="Times New Roman" w:hAnsi="Segoe UI" w:cs="Segoe UI"/>
          <w:color w:val="24292E"/>
          <w:sz w:val="24"/>
          <w:szCs w:val="24"/>
        </w:rPr>
      </w:pPr>
      <w:del w:id="1848" w:author="Moustafa Banbouk" w:date="2018-04-01T23:01:00Z">
        <w:r w:rsidRPr="0081171E" w:rsidDel="00F51F66">
          <w:rPr>
            <w:rFonts w:ascii="Segoe UI" w:eastAsia="Times New Roman" w:hAnsi="Segoe UI" w:cs="Segoe UI"/>
            <w:color w:val="24292E"/>
            <w:sz w:val="24"/>
            <w:szCs w:val="24"/>
          </w:rPr>
          <w:delText>Are all the resources used for this project correctly cited and referenced?</w:delText>
        </w:r>
      </w:del>
    </w:p>
    <w:p w:rsidR="0081171E" w:rsidRPr="0081171E" w:rsidDel="00F51F66" w:rsidRDefault="0081171E">
      <w:pPr>
        <w:numPr>
          <w:ilvl w:val="0"/>
          <w:numId w:val="16"/>
        </w:numPr>
        <w:spacing w:before="60" w:after="100" w:afterAutospacing="1" w:line="240" w:lineRule="auto"/>
        <w:rPr>
          <w:del w:id="1849" w:author="Moustafa Banbouk" w:date="2018-04-01T23:01:00Z"/>
          <w:rFonts w:ascii="Segoe UI" w:eastAsia="Times New Roman" w:hAnsi="Segoe UI" w:cs="Segoe UI"/>
          <w:color w:val="24292E"/>
          <w:sz w:val="24"/>
          <w:szCs w:val="24"/>
        </w:rPr>
      </w:pPr>
      <w:del w:id="1850" w:author="Moustafa Banbouk" w:date="2018-04-01T23:01:00Z">
        <w:r w:rsidRPr="0081171E" w:rsidDel="00F51F66">
          <w:rPr>
            <w:rFonts w:ascii="Segoe UI" w:eastAsia="Times New Roman" w:hAnsi="Segoe UI" w:cs="Segoe UI"/>
            <w:color w:val="24292E"/>
            <w:sz w:val="24"/>
            <w:szCs w:val="24"/>
          </w:rPr>
          <w:delText>Is the code that implements your solution easily readable and properly commented?</w:delText>
        </w:r>
      </w:del>
    </w:p>
    <w:p w:rsidR="0081171E" w:rsidRPr="0081171E" w:rsidDel="00F51F66" w:rsidRDefault="0081171E">
      <w:pPr>
        <w:numPr>
          <w:ilvl w:val="0"/>
          <w:numId w:val="16"/>
        </w:numPr>
        <w:spacing w:before="60" w:after="100" w:afterAutospacing="1" w:line="240" w:lineRule="auto"/>
        <w:rPr>
          <w:del w:id="1851" w:author="Moustafa Banbouk" w:date="2018-04-01T23:01:00Z"/>
          <w:rFonts w:ascii="Segoe UI" w:eastAsia="Times New Roman" w:hAnsi="Segoe UI" w:cs="Segoe UI"/>
          <w:color w:val="24292E"/>
          <w:sz w:val="24"/>
          <w:szCs w:val="24"/>
        </w:rPr>
      </w:pPr>
      <w:del w:id="1852" w:author="Moustafa Banbouk" w:date="2018-04-01T23:01:00Z">
        <w:r w:rsidRPr="0081171E" w:rsidDel="00F51F66">
          <w:rPr>
            <w:rFonts w:ascii="Segoe UI" w:eastAsia="Times New Roman" w:hAnsi="Segoe UI" w:cs="Segoe UI"/>
            <w:color w:val="24292E"/>
            <w:sz w:val="24"/>
            <w:szCs w:val="24"/>
          </w:rPr>
          <w:delText>Does the code execute without error and produce results similar to those reported?</w:delText>
        </w:r>
      </w:del>
    </w:p>
    <w:p w:rsidR="0081171E" w:rsidDel="00F51F66" w:rsidRDefault="0081171E">
      <w:pPr>
        <w:rPr>
          <w:del w:id="1853" w:author="Moustafa Banbouk" w:date="2018-04-01T23:01:00Z"/>
        </w:rPr>
      </w:pPr>
    </w:p>
    <w:p w:rsidR="0081171E" w:rsidDel="00F51F66" w:rsidRDefault="0081171E">
      <w:pPr>
        <w:rPr>
          <w:del w:id="1854" w:author="Moustafa Banbouk" w:date="2018-04-01T23:01:00Z"/>
        </w:rPr>
      </w:pPr>
    </w:p>
    <w:p w:rsidR="0081171E" w:rsidDel="00F51F66" w:rsidRDefault="0081171E">
      <w:pPr>
        <w:rPr>
          <w:del w:id="1855" w:author="Moustafa Banbouk" w:date="2018-04-01T23:01:00Z"/>
        </w:rPr>
      </w:pPr>
    </w:p>
    <w:p w:rsidR="009D713E" w:rsidDel="00F51F66" w:rsidRDefault="009D713E">
      <w:pPr>
        <w:rPr>
          <w:del w:id="1856" w:author="Moustafa Banbouk" w:date="2018-04-01T23:01:00Z"/>
        </w:rPr>
      </w:pPr>
      <w:del w:id="1857" w:author="Moustafa Banbouk" w:date="2018-04-01T23:01:00Z">
        <w:r w:rsidDel="00F51F66">
          <w:rPr>
            <w:noProof/>
          </w:rPr>
          <w:drawing>
            <wp:inline distT="0" distB="0" distL="0" distR="0" wp14:anchorId="6B50465D" wp14:editId="21901420">
              <wp:extent cx="5486400" cy="2959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959735"/>
                      </a:xfrm>
                      <a:prstGeom prst="rect">
                        <a:avLst/>
                      </a:prstGeom>
                    </pic:spPr>
                  </pic:pic>
                </a:graphicData>
              </a:graphic>
            </wp:inline>
          </w:drawing>
        </w:r>
      </w:del>
    </w:p>
    <w:p w:rsidR="009D713E" w:rsidDel="00F51F66" w:rsidRDefault="009D713E">
      <w:pPr>
        <w:rPr>
          <w:del w:id="1858" w:author="Moustafa Banbouk" w:date="2018-04-01T23:01:00Z"/>
        </w:rPr>
      </w:pPr>
      <w:del w:id="1859" w:author="Moustafa Banbouk" w:date="2018-04-01T23:01:00Z">
        <w:r w:rsidDel="00F51F66">
          <w:rPr>
            <w:noProof/>
          </w:rPr>
          <w:drawing>
            <wp:inline distT="0" distB="0" distL="0" distR="0" wp14:anchorId="7F1ED850" wp14:editId="033B46C5">
              <wp:extent cx="5486400" cy="3137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137535"/>
                      </a:xfrm>
                      <a:prstGeom prst="rect">
                        <a:avLst/>
                      </a:prstGeom>
                    </pic:spPr>
                  </pic:pic>
                </a:graphicData>
              </a:graphic>
            </wp:inline>
          </w:drawing>
        </w:r>
      </w:del>
    </w:p>
    <w:p w:rsidR="009D713E" w:rsidDel="00F51F66" w:rsidRDefault="009D713E">
      <w:pPr>
        <w:rPr>
          <w:del w:id="1860" w:author="Moustafa Banbouk" w:date="2018-04-01T23:01:00Z"/>
        </w:rPr>
      </w:pPr>
      <w:del w:id="1861" w:author="Moustafa Banbouk" w:date="2018-04-01T23:01:00Z">
        <w:r w:rsidDel="00F51F66">
          <w:rPr>
            <w:noProof/>
          </w:rPr>
          <w:drawing>
            <wp:inline distT="0" distB="0" distL="0" distR="0" wp14:anchorId="0BB7965C" wp14:editId="6610AF8E">
              <wp:extent cx="5486400" cy="3626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626485"/>
                      </a:xfrm>
                      <a:prstGeom prst="rect">
                        <a:avLst/>
                      </a:prstGeom>
                    </pic:spPr>
                  </pic:pic>
                </a:graphicData>
              </a:graphic>
            </wp:inline>
          </w:drawing>
        </w:r>
      </w:del>
    </w:p>
    <w:p w:rsidR="009D713E" w:rsidDel="00F51F66" w:rsidRDefault="009D713E">
      <w:pPr>
        <w:rPr>
          <w:del w:id="1862" w:author="Moustafa Banbouk" w:date="2018-04-01T23:01:00Z"/>
        </w:rPr>
      </w:pPr>
      <w:del w:id="1863" w:author="Moustafa Banbouk" w:date="2018-04-01T23:01:00Z">
        <w:r w:rsidDel="00F51F66">
          <w:rPr>
            <w:noProof/>
          </w:rPr>
          <w:drawing>
            <wp:inline distT="0" distB="0" distL="0" distR="0" wp14:anchorId="161BF10D" wp14:editId="1ABE4B82">
              <wp:extent cx="5486400" cy="36150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615055"/>
                      </a:xfrm>
                      <a:prstGeom prst="rect">
                        <a:avLst/>
                      </a:prstGeom>
                    </pic:spPr>
                  </pic:pic>
                </a:graphicData>
              </a:graphic>
            </wp:inline>
          </w:drawing>
        </w:r>
      </w:del>
    </w:p>
    <w:p w:rsidR="009D713E" w:rsidDel="00F51F66" w:rsidRDefault="009D713E">
      <w:pPr>
        <w:rPr>
          <w:del w:id="1864" w:author="Moustafa Banbouk" w:date="2018-04-01T23:01:00Z"/>
        </w:rPr>
      </w:pPr>
      <w:del w:id="1865" w:author="Moustafa Banbouk" w:date="2018-04-01T23:01:00Z">
        <w:r w:rsidDel="00F51F66">
          <w:rPr>
            <w:noProof/>
          </w:rPr>
          <w:drawing>
            <wp:inline distT="0" distB="0" distL="0" distR="0" wp14:anchorId="0F3B7598" wp14:editId="115F4312">
              <wp:extent cx="5486400" cy="3170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170555"/>
                      </a:xfrm>
                      <a:prstGeom prst="rect">
                        <a:avLst/>
                      </a:prstGeom>
                    </pic:spPr>
                  </pic:pic>
                </a:graphicData>
              </a:graphic>
            </wp:inline>
          </w:drawing>
        </w:r>
      </w:del>
    </w:p>
    <w:p w:rsidR="009D713E" w:rsidDel="00F51F66" w:rsidRDefault="009D713E">
      <w:pPr>
        <w:rPr>
          <w:del w:id="1866" w:author="Moustafa Banbouk" w:date="2018-04-01T23:01:00Z"/>
        </w:rPr>
      </w:pPr>
      <w:del w:id="1867" w:author="Moustafa Banbouk" w:date="2018-04-01T23:01:00Z">
        <w:r w:rsidDel="00F51F66">
          <w:rPr>
            <w:noProof/>
          </w:rPr>
          <w:drawing>
            <wp:inline distT="0" distB="0" distL="0" distR="0" wp14:anchorId="57786033" wp14:editId="6FC6B111">
              <wp:extent cx="5486400" cy="3736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736975"/>
                      </a:xfrm>
                      <a:prstGeom prst="rect">
                        <a:avLst/>
                      </a:prstGeom>
                    </pic:spPr>
                  </pic:pic>
                </a:graphicData>
              </a:graphic>
            </wp:inline>
          </w:drawing>
        </w:r>
      </w:del>
    </w:p>
    <w:p w:rsidR="009D713E" w:rsidRDefault="009D713E" w:rsidP="00FE0262">
      <w:del w:id="1868" w:author="Moustafa Banbouk" w:date="2018-04-01T23:02:00Z">
        <w:r w:rsidDel="00F51F66">
          <w:rPr>
            <w:noProof/>
          </w:rPr>
          <w:drawing>
            <wp:inline distT="0" distB="0" distL="0" distR="0" wp14:anchorId="24C8CE6A" wp14:editId="3FECD72B">
              <wp:extent cx="54864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657600"/>
                      </a:xfrm>
                      <a:prstGeom prst="rect">
                        <a:avLst/>
                      </a:prstGeom>
                    </pic:spPr>
                  </pic:pic>
                </a:graphicData>
              </a:graphic>
            </wp:inline>
          </w:drawing>
        </w:r>
      </w:del>
    </w:p>
    <w:sectPr w:rsidR="009D713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90325"/>
    <w:multiLevelType w:val="multilevel"/>
    <w:tmpl w:val="A01E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E1AAE"/>
    <w:multiLevelType w:val="multilevel"/>
    <w:tmpl w:val="7BAA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40ABA"/>
    <w:multiLevelType w:val="multilevel"/>
    <w:tmpl w:val="55A29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D5B6B"/>
    <w:multiLevelType w:val="hybridMultilevel"/>
    <w:tmpl w:val="B28C2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54075"/>
    <w:multiLevelType w:val="hybridMultilevel"/>
    <w:tmpl w:val="085E4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886CE2"/>
    <w:multiLevelType w:val="multilevel"/>
    <w:tmpl w:val="B458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948A0"/>
    <w:multiLevelType w:val="hybridMultilevel"/>
    <w:tmpl w:val="170A4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B0D8D"/>
    <w:multiLevelType w:val="multilevel"/>
    <w:tmpl w:val="37F4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E779F3"/>
    <w:multiLevelType w:val="multilevel"/>
    <w:tmpl w:val="7EE8F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464E85"/>
    <w:multiLevelType w:val="multilevel"/>
    <w:tmpl w:val="FF6A1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C87786"/>
    <w:multiLevelType w:val="hybridMultilevel"/>
    <w:tmpl w:val="170A4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513C39"/>
    <w:multiLevelType w:val="multilevel"/>
    <w:tmpl w:val="1D8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B24836"/>
    <w:multiLevelType w:val="hybridMultilevel"/>
    <w:tmpl w:val="50DC9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C133FC"/>
    <w:multiLevelType w:val="multilevel"/>
    <w:tmpl w:val="22464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EB25B5"/>
    <w:multiLevelType w:val="multilevel"/>
    <w:tmpl w:val="7442A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CF68C2"/>
    <w:multiLevelType w:val="hybridMultilevel"/>
    <w:tmpl w:val="170A4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7B0B82"/>
    <w:multiLevelType w:val="multilevel"/>
    <w:tmpl w:val="5FA6B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9758B3"/>
    <w:multiLevelType w:val="multilevel"/>
    <w:tmpl w:val="0ABC3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D25245"/>
    <w:multiLevelType w:val="multilevel"/>
    <w:tmpl w:val="DC22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F02B58"/>
    <w:multiLevelType w:val="multilevel"/>
    <w:tmpl w:val="19A64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C01F79"/>
    <w:multiLevelType w:val="hybridMultilevel"/>
    <w:tmpl w:val="BD504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D21E3D"/>
    <w:multiLevelType w:val="multilevel"/>
    <w:tmpl w:val="8338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4555BB"/>
    <w:multiLevelType w:val="hybridMultilevel"/>
    <w:tmpl w:val="170A4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6C3ACC"/>
    <w:multiLevelType w:val="hybridMultilevel"/>
    <w:tmpl w:val="E4948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32337D"/>
    <w:multiLevelType w:val="multilevel"/>
    <w:tmpl w:val="1E088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91389B"/>
    <w:multiLevelType w:val="hybridMultilevel"/>
    <w:tmpl w:val="BD504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0C2174"/>
    <w:multiLevelType w:val="hybridMultilevel"/>
    <w:tmpl w:val="99281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E97515"/>
    <w:multiLevelType w:val="hybridMultilevel"/>
    <w:tmpl w:val="E1EA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7"/>
  </w:num>
  <w:num w:numId="3">
    <w:abstractNumId w:val="7"/>
  </w:num>
  <w:num w:numId="4">
    <w:abstractNumId w:val="21"/>
  </w:num>
  <w:num w:numId="5">
    <w:abstractNumId w:val="2"/>
  </w:num>
  <w:num w:numId="6">
    <w:abstractNumId w:val="24"/>
  </w:num>
  <w:num w:numId="7">
    <w:abstractNumId w:val="13"/>
  </w:num>
  <w:num w:numId="8">
    <w:abstractNumId w:val="14"/>
  </w:num>
  <w:num w:numId="9">
    <w:abstractNumId w:val="8"/>
  </w:num>
  <w:num w:numId="10">
    <w:abstractNumId w:val="5"/>
  </w:num>
  <w:num w:numId="11">
    <w:abstractNumId w:val="11"/>
  </w:num>
  <w:num w:numId="12">
    <w:abstractNumId w:val="0"/>
  </w:num>
  <w:num w:numId="13">
    <w:abstractNumId w:val="18"/>
  </w:num>
  <w:num w:numId="14">
    <w:abstractNumId w:val="16"/>
  </w:num>
  <w:num w:numId="15">
    <w:abstractNumId w:val="1"/>
  </w:num>
  <w:num w:numId="16">
    <w:abstractNumId w:val="9"/>
  </w:num>
  <w:num w:numId="17">
    <w:abstractNumId w:val="23"/>
  </w:num>
  <w:num w:numId="18">
    <w:abstractNumId w:val="3"/>
  </w:num>
  <w:num w:numId="19">
    <w:abstractNumId w:val="25"/>
  </w:num>
  <w:num w:numId="20">
    <w:abstractNumId w:val="22"/>
  </w:num>
  <w:num w:numId="21">
    <w:abstractNumId w:val="20"/>
  </w:num>
  <w:num w:numId="22">
    <w:abstractNumId w:val="12"/>
  </w:num>
  <w:num w:numId="23">
    <w:abstractNumId w:val="10"/>
  </w:num>
  <w:num w:numId="24">
    <w:abstractNumId w:val="27"/>
  </w:num>
  <w:num w:numId="25">
    <w:abstractNumId w:val="6"/>
  </w:num>
  <w:num w:numId="26">
    <w:abstractNumId w:val="15"/>
  </w:num>
  <w:num w:numId="27">
    <w:abstractNumId w:val="26"/>
  </w:num>
  <w:num w:numId="2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ustafa Banbouk">
    <w15:presenceInfo w15:providerId="Windows Live" w15:userId="a9680466db1ac1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13E"/>
    <w:rsid w:val="00017C05"/>
    <w:rsid w:val="00073F08"/>
    <w:rsid w:val="000842C6"/>
    <w:rsid w:val="000E284C"/>
    <w:rsid w:val="00113D7A"/>
    <w:rsid w:val="00160F2E"/>
    <w:rsid w:val="001F3975"/>
    <w:rsid w:val="001F626D"/>
    <w:rsid w:val="00207CC1"/>
    <w:rsid w:val="00212B67"/>
    <w:rsid w:val="00236436"/>
    <w:rsid w:val="00254771"/>
    <w:rsid w:val="002619E9"/>
    <w:rsid w:val="002C09D0"/>
    <w:rsid w:val="002F73EE"/>
    <w:rsid w:val="00310735"/>
    <w:rsid w:val="0033004F"/>
    <w:rsid w:val="00333687"/>
    <w:rsid w:val="00340FB0"/>
    <w:rsid w:val="003C76BD"/>
    <w:rsid w:val="00403BDD"/>
    <w:rsid w:val="00415B29"/>
    <w:rsid w:val="00432936"/>
    <w:rsid w:val="00434420"/>
    <w:rsid w:val="00461C8E"/>
    <w:rsid w:val="00466377"/>
    <w:rsid w:val="0047079A"/>
    <w:rsid w:val="004A264E"/>
    <w:rsid w:val="004D142F"/>
    <w:rsid w:val="004E6AF8"/>
    <w:rsid w:val="004F12DD"/>
    <w:rsid w:val="00514707"/>
    <w:rsid w:val="00564E56"/>
    <w:rsid w:val="00595B6C"/>
    <w:rsid w:val="005A0F98"/>
    <w:rsid w:val="006C67A3"/>
    <w:rsid w:val="00743C84"/>
    <w:rsid w:val="0075093C"/>
    <w:rsid w:val="007577D1"/>
    <w:rsid w:val="007B496F"/>
    <w:rsid w:val="007C07BD"/>
    <w:rsid w:val="007E34FD"/>
    <w:rsid w:val="0080140E"/>
    <w:rsid w:val="0080305D"/>
    <w:rsid w:val="0081171E"/>
    <w:rsid w:val="00832801"/>
    <w:rsid w:val="00846786"/>
    <w:rsid w:val="008B7393"/>
    <w:rsid w:val="009122BA"/>
    <w:rsid w:val="0091788D"/>
    <w:rsid w:val="00943D2C"/>
    <w:rsid w:val="0098134F"/>
    <w:rsid w:val="0098716D"/>
    <w:rsid w:val="009C4989"/>
    <w:rsid w:val="009D713E"/>
    <w:rsid w:val="009D7841"/>
    <w:rsid w:val="009F4632"/>
    <w:rsid w:val="009F6EDE"/>
    <w:rsid w:val="00A36721"/>
    <w:rsid w:val="00A9703B"/>
    <w:rsid w:val="00AD2704"/>
    <w:rsid w:val="00AF7F61"/>
    <w:rsid w:val="00B14D89"/>
    <w:rsid w:val="00B3668D"/>
    <w:rsid w:val="00B46D02"/>
    <w:rsid w:val="00BB2149"/>
    <w:rsid w:val="00BD3DFB"/>
    <w:rsid w:val="00BD6165"/>
    <w:rsid w:val="00BD78A3"/>
    <w:rsid w:val="00BF143E"/>
    <w:rsid w:val="00CD408E"/>
    <w:rsid w:val="00CD6323"/>
    <w:rsid w:val="00D559EB"/>
    <w:rsid w:val="00D8679D"/>
    <w:rsid w:val="00DB3E30"/>
    <w:rsid w:val="00DB5FFD"/>
    <w:rsid w:val="00E76E8E"/>
    <w:rsid w:val="00EA39D8"/>
    <w:rsid w:val="00EC55A9"/>
    <w:rsid w:val="00ED6284"/>
    <w:rsid w:val="00EE2D78"/>
    <w:rsid w:val="00F51F66"/>
    <w:rsid w:val="00F64A07"/>
    <w:rsid w:val="00F66989"/>
    <w:rsid w:val="00FE02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D85F8"/>
  <w15:chartTrackingRefBased/>
  <w15:docId w15:val="{4ACED9B9-C7D3-4980-937B-DF794E3C4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1171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1171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1171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4E6A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E6AF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171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1171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1171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117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1171E"/>
    <w:rPr>
      <w:i/>
      <w:iCs/>
    </w:rPr>
  </w:style>
  <w:style w:type="character" w:styleId="Strong">
    <w:name w:val="Strong"/>
    <w:basedOn w:val="DefaultParagraphFont"/>
    <w:uiPriority w:val="22"/>
    <w:qFormat/>
    <w:rsid w:val="0081171E"/>
    <w:rPr>
      <w:b/>
      <w:bCs/>
    </w:rPr>
  </w:style>
  <w:style w:type="character" w:styleId="Hyperlink">
    <w:name w:val="Hyperlink"/>
    <w:basedOn w:val="DefaultParagraphFont"/>
    <w:uiPriority w:val="99"/>
    <w:unhideWhenUsed/>
    <w:rsid w:val="00E76E8E"/>
    <w:rPr>
      <w:color w:val="0563C1" w:themeColor="hyperlink"/>
      <w:u w:val="single"/>
    </w:rPr>
  </w:style>
  <w:style w:type="paragraph" w:styleId="ListParagraph">
    <w:name w:val="List Paragraph"/>
    <w:basedOn w:val="Normal"/>
    <w:uiPriority w:val="34"/>
    <w:qFormat/>
    <w:rsid w:val="00E76E8E"/>
    <w:pPr>
      <w:ind w:left="720"/>
      <w:contextualSpacing/>
    </w:pPr>
  </w:style>
  <w:style w:type="paragraph" w:styleId="Revision">
    <w:name w:val="Revision"/>
    <w:hidden/>
    <w:uiPriority w:val="99"/>
    <w:semiHidden/>
    <w:rsid w:val="00E76E8E"/>
    <w:pPr>
      <w:spacing w:after="0" w:line="240" w:lineRule="auto"/>
    </w:pPr>
  </w:style>
  <w:style w:type="paragraph" w:styleId="BalloonText">
    <w:name w:val="Balloon Text"/>
    <w:basedOn w:val="Normal"/>
    <w:link w:val="BalloonTextChar"/>
    <w:uiPriority w:val="99"/>
    <w:semiHidden/>
    <w:unhideWhenUsed/>
    <w:rsid w:val="00E76E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6E8E"/>
    <w:rPr>
      <w:rFonts w:ascii="Segoe UI" w:hAnsi="Segoe UI" w:cs="Segoe UI"/>
      <w:sz w:val="18"/>
      <w:szCs w:val="18"/>
    </w:rPr>
  </w:style>
  <w:style w:type="character" w:styleId="UnresolvedMention">
    <w:name w:val="Unresolved Mention"/>
    <w:basedOn w:val="DefaultParagraphFont"/>
    <w:uiPriority w:val="99"/>
    <w:semiHidden/>
    <w:unhideWhenUsed/>
    <w:rsid w:val="000E284C"/>
    <w:rPr>
      <w:color w:val="808080"/>
      <w:shd w:val="clear" w:color="auto" w:fill="E6E6E6"/>
    </w:rPr>
  </w:style>
  <w:style w:type="paragraph" w:styleId="HTMLPreformatted">
    <w:name w:val="HTML Preformatted"/>
    <w:basedOn w:val="Normal"/>
    <w:link w:val="HTMLPreformattedChar"/>
    <w:uiPriority w:val="99"/>
    <w:semiHidden/>
    <w:unhideWhenUsed/>
    <w:rsid w:val="007B4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496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4E6AF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E6AF8"/>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4E6AF8"/>
    <w:rPr>
      <w:rFonts w:ascii="Courier New" w:eastAsia="Times New Roman" w:hAnsi="Courier New" w:cs="Courier New"/>
      <w:sz w:val="20"/>
      <w:szCs w:val="20"/>
    </w:rPr>
  </w:style>
  <w:style w:type="table" w:styleId="TableGrid">
    <w:name w:val="Table Grid"/>
    <w:basedOn w:val="TableNormal"/>
    <w:uiPriority w:val="39"/>
    <w:rsid w:val="00EE2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DefaultParagraphFont"/>
    <w:rsid w:val="0080140E"/>
  </w:style>
  <w:style w:type="character" w:customStyle="1" w:styleId="std">
    <w:name w:val="std"/>
    <w:basedOn w:val="DefaultParagraphFont"/>
    <w:rsid w:val="00801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956952">
      <w:bodyDiv w:val="1"/>
      <w:marLeft w:val="0"/>
      <w:marRight w:val="0"/>
      <w:marTop w:val="0"/>
      <w:marBottom w:val="0"/>
      <w:divBdr>
        <w:top w:val="none" w:sz="0" w:space="0" w:color="auto"/>
        <w:left w:val="none" w:sz="0" w:space="0" w:color="auto"/>
        <w:bottom w:val="none" w:sz="0" w:space="0" w:color="auto"/>
        <w:right w:val="none" w:sz="0" w:space="0" w:color="auto"/>
      </w:divBdr>
      <w:divsChild>
        <w:div w:id="2015716776">
          <w:marLeft w:val="0"/>
          <w:marRight w:val="0"/>
          <w:marTop w:val="0"/>
          <w:marBottom w:val="0"/>
          <w:divBdr>
            <w:top w:val="none" w:sz="0" w:space="0" w:color="auto"/>
            <w:left w:val="none" w:sz="0" w:space="0" w:color="auto"/>
            <w:bottom w:val="none" w:sz="0" w:space="0" w:color="auto"/>
            <w:right w:val="none" w:sz="0" w:space="0" w:color="auto"/>
          </w:divBdr>
        </w:div>
      </w:divsChild>
    </w:div>
    <w:div w:id="372191779">
      <w:bodyDiv w:val="1"/>
      <w:marLeft w:val="0"/>
      <w:marRight w:val="0"/>
      <w:marTop w:val="0"/>
      <w:marBottom w:val="0"/>
      <w:divBdr>
        <w:top w:val="none" w:sz="0" w:space="0" w:color="auto"/>
        <w:left w:val="none" w:sz="0" w:space="0" w:color="auto"/>
        <w:bottom w:val="none" w:sz="0" w:space="0" w:color="auto"/>
        <w:right w:val="none" w:sz="0" w:space="0" w:color="auto"/>
      </w:divBdr>
    </w:div>
    <w:div w:id="462382799">
      <w:bodyDiv w:val="1"/>
      <w:marLeft w:val="0"/>
      <w:marRight w:val="0"/>
      <w:marTop w:val="0"/>
      <w:marBottom w:val="0"/>
      <w:divBdr>
        <w:top w:val="none" w:sz="0" w:space="0" w:color="auto"/>
        <w:left w:val="none" w:sz="0" w:space="0" w:color="auto"/>
        <w:bottom w:val="none" w:sz="0" w:space="0" w:color="auto"/>
        <w:right w:val="none" w:sz="0" w:space="0" w:color="auto"/>
      </w:divBdr>
    </w:div>
    <w:div w:id="520777003">
      <w:bodyDiv w:val="1"/>
      <w:marLeft w:val="0"/>
      <w:marRight w:val="0"/>
      <w:marTop w:val="0"/>
      <w:marBottom w:val="0"/>
      <w:divBdr>
        <w:top w:val="none" w:sz="0" w:space="0" w:color="auto"/>
        <w:left w:val="none" w:sz="0" w:space="0" w:color="auto"/>
        <w:bottom w:val="none" w:sz="0" w:space="0" w:color="auto"/>
        <w:right w:val="none" w:sz="0" w:space="0" w:color="auto"/>
      </w:divBdr>
    </w:div>
    <w:div w:id="558444341">
      <w:bodyDiv w:val="1"/>
      <w:marLeft w:val="0"/>
      <w:marRight w:val="0"/>
      <w:marTop w:val="0"/>
      <w:marBottom w:val="0"/>
      <w:divBdr>
        <w:top w:val="none" w:sz="0" w:space="0" w:color="auto"/>
        <w:left w:val="none" w:sz="0" w:space="0" w:color="auto"/>
        <w:bottom w:val="none" w:sz="0" w:space="0" w:color="auto"/>
        <w:right w:val="none" w:sz="0" w:space="0" w:color="auto"/>
      </w:divBdr>
    </w:div>
    <w:div w:id="575017055">
      <w:bodyDiv w:val="1"/>
      <w:marLeft w:val="0"/>
      <w:marRight w:val="0"/>
      <w:marTop w:val="0"/>
      <w:marBottom w:val="0"/>
      <w:divBdr>
        <w:top w:val="none" w:sz="0" w:space="0" w:color="auto"/>
        <w:left w:val="none" w:sz="0" w:space="0" w:color="auto"/>
        <w:bottom w:val="none" w:sz="0" w:space="0" w:color="auto"/>
        <w:right w:val="none" w:sz="0" w:space="0" w:color="auto"/>
      </w:divBdr>
    </w:div>
    <w:div w:id="823591462">
      <w:bodyDiv w:val="1"/>
      <w:marLeft w:val="0"/>
      <w:marRight w:val="0"/>
      <w:marTop w:val="0"/>
      <w:marBottom w:val="0"/>
      <w:divBdr>
        <w:top w:val="none" w:sz="0" w:space="0" w:color="auto"/>
        <w:left w:val="none" w:sz="0" w:space="0" w:color="auto"/>
        <w:bottom w:val="none" w:sz="0" w:space="0" w:color="auto"/>
        <w:right w:val="none" w:sz="0" w:space="0" w:color="auto"/>
      </w:divBdr>
    </w:div>
    <w:div w:id="1082680548">
      <w:bodyDiv w:val="1"/>
      <w:marLeft w:val="0"/>
      <w:marRight w:val="0"/>
      <w:marTop w:val="0"/>
      <w:marBottom w:val="0"/>
      <w:divBdr>
        <w:top w:val="none" w:sz="0" w:space="0" w:color="auto"/>
        <w:left w:val="none" w:sz="0" w:space="0" w:color="auto"/>
        <w:bottom w:val="none" w:sz="0" w:space="0" w:color="auto"/>
        <w:right w:val="none" w:sz="0" w:space="0" w:color="auto"/>
      </w:divBdr>
    </w:div>
    <w:div w:id="1800024830">
      <w:bodyDiv w:val="1"/>
      <w:marLeft w:val="0"/>
      <w:marRight w:val="0"/>
      <w:marTop w:val="0"/>
      <w:marBottom w:val="0"/>
      <w:divBdr>
        <w:top w:val="none" w:sz="0" w:space="0" w:color="auto"/>
        <w:left w:val="none" w:sz="0" w:space="0" w:color="auto"/>
        <w:bottom w:val="none" w:sz="0" w:space="0" w:color="auto"/>
        <w:right w:val="none" w:sz="0" w:space="0" w:color="auto"/>
      </w:divBdr>
    </w:div>
    <w:div w:id="1882546504">
      <w:bodyDiv w:val="1"/>
      <w:marLeft w:val="0"/>
      <w:marRight w:val="0"/>
      <w:marTop w:val="0"/>
      <w:marBottom w:val="0"/>
      <w:divBdr>
        <w:top w:val="none" w:sz="0" w:space="0" w:color="auto"/>
        <w:left w:val="none" w:sz="0" w:space="0" w:color="auto"/>
        <w:bottom w:val="none" w:sz="0" w:space="0" w:color="auto"/>
        <w:right w:val="none" w:sz="0" w:space="0" w:color="auto"/>
      </w:divBdr>
      <w:divsChild>
        <w:div w:id="1790665541">
          <w:marLeft w:val="0"/>
          <w:marRight w:val="0"/>
          <w:marTop w:val="0"/>
          <w:marBottom w:val="0"/>
          <w:divBdr>
            <w:top w:val="none" w:sz="0" w:space="0" w:color="auto"/>
            <w:left w:val="none" w:sz="0" w:space="0" w:color="auto"/>
            <w:bottom w:val="none" w:sz="0" w:space="0" w:color="auto"/>
            <w:right w:val="none" w:sz="0" w:space="0" w:color="auto"/>
          </w:divBdr>
        </w:div>
      </w:divsChild>
    </w:div>
    <w:div w:id="1943875408">
      <w:bodyDiv w:val="1"/>
      <w:marLeft w:val="0"/>
      <w:marRight w:val="0"/>
      <w:marTop w:val="0"/>
      <w:marBottom w:val="0"/>
      <w:divBdr>
        <w:top w:val="none" w:sz="0" w:space="0" w:color="auto"/>
        <w:left w:val="none" w:sz="0" w:space="0" w:color="auto"/>
        <w:bottom w:val="none" w:sz="0" w:space="0" w:color="auto"/>
        <w:right w:val="none" w:sz="0" w:space="0" w:color="auto"/>
      </w:divBdr>
    </w:div>
    <w:div w:id="1964069994">
      <w:bodyDiv w:val="1"/>
      <w:marLeft w:val="0"/>
      <w:marRight w:val="0"/>
      <w:marTop w:val="0"/>
      <w:marBottom w:val="0"/>
      <w:divBdr>
        <w:top w:val="none" w:sz="0" w:space="0" w:color="auto"/>
        <w:left w:val="none" w:sz="0" w:space="0" w:color="auto"/>
        <w:bottom w:val="none" w:sz="0" w:space="0" w:color="auto"/>
        <w:right w:val="none" w:sz="0" w:space="0" w:color="auto"/>
      </w:divBdr>
      <w:divsChild>
        <w:div w:id="421411586">
          <w:marLeft w:val="0"/>
          <w:marRight w:val="0"/>
          <w:marTop w:val="0"/>
          <w:marBottom w:val="0"/>
          <w:divBdr>
            <w:top w:val="none" w:sz="0" w:space="0" w:color="auto"/>
            <w:left w:val="none" w:sz="0" w:space="0" w:color="auto"/>
            <w:bottom w:val="none" w:sz="0" w:space="0" w:color="auto"/>
            <w:right w:val="none" w:sz="0" w:space="0" w:color="auto"/>
          </w:divBdr>
        </w:div>
        <w:div w:id="1545143179">
          <w:marLeft w:val="0"/>
          <w:marRight w:val="0"/>
          <w:marTop w:val="120"/>
          <w:marBottom w:val="120"/>
          <w:divBdr>
            <w:top w:val="none" w:sz="0" w:space="0" w:color="auto"/>
            <w:left w:val="none" w:sz="0" w:space="0" w:color="auto"/>
            <w:bottom w:val="none" w:sz="0" w:space="0" w:color="auto"/>
            <w:right w:val="none" w:sz="0" w:space="0" w:color="auto"/>
          </w:divBdr>
        </w:div>
      </w:divsChild>
    </w:div>
    <w:div w:id="2123529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hyperlink" Target="http://scikit-learn.org/stable/auto_examples/linear_model/plot_ols.html"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21</Pages>
  <Words>5586</Words>
  <Characters>31844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Moustafa Banbouk</dc:creator>
  <cp:keywords/>
  <dc:description/>
  <cp:lastModifiedBy>Moustafa Banbouk</cp:lastModifiedBy>
  <cp:revision>16</cp:revision>
  <cp:lastPrinted>2018-05-12T09:30:00Z</cp:lastPrinted>
  <dcterms:created xsi:type="dcterms:W3CDTF">2018-05-12T07:23:00Z</dcterms:created>
  <dcterms:modified xsi:type="dcterms:W3CDTF">2018-05-13T19:44:00Z</dcterms:modified>
</cp:coreProperties>
</file>